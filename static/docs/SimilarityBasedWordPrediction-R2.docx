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6E3DA7" w14:textId="77777777" w:rsidR="00B7628A" w:rsidRPr="001F730F" w:rsidRDefault="00B7628A" w:rsidP="008802EE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1F730F">
        <w:rPr>
          <w:rFonts w:ascii="Times New Roman" w:hAnsi="Times New Roman" w:cs="Times New Roman"/>
          <w:b/>
          <w:bCs/>
        </w:rPr>
        <w:t>Abstract</w:t>
      </w:r>
    </w:p>
    <w:p w14:paraId="043FFEB9" w14:textId="6D7F13D2" w:rsidR="00B7628A" w:rsidRDefault="00884FC4" w:rsidP="00904BF7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Due to various technical and user limitations, </w:t>
      </w:r>
      <w:r w:rsidR="00E01554">
        <w:rPr>
          <w:rFonts w:ascii="Times New Roman" w:hAnsi="Times New Roman" w:cs="Times New Roman"/>
        </w:rPr>
        <w:t>a</w:t>
      </w:r>
      <w:commentRangeStart w:id="0"/>
      <w:r w:rsidRPr="001F730F">
        <w:rPr>
          <w:rFonts w:ascii="Times New Roman" w:hAnsi="Times New Roman" w:cs="Times New Roman"/>
        </w:rPr>
        <w:t>u</w:t>
      </w:r>
      <w:r w:rsidR="00E01554">
        <w:rPr>
          <w:rFonts w:ascii="Times New Roman" w:hAnsi="Times New Roman" w:cs="Times New Roman"/>
        </w:rPr>
        <w:t>gmentative and a</w:t>
      </w:r>
      <w:r w:rsidRPr="001F730F">
        <w:rPr>
          <w:rFonts w:ascii="Times New Roman" w:hAnsi="Times New Roman" w:cs="Times New Roman"/>
        </w:rPr>
        <w:t xml:space="preserve">lternative </w:t>
      </w:r>
      <w:r w:rsidR="00E01554">
        <w:rPr>
          <w:rFonts w:ascii="Times New Roman" w:hAnsi="Times New Roman" w:cs="Times New Roman"/>
        </w:rPr>
        <w:t>c</w:t>
      </w:r>
      <w:commentRangeStart w:id="1"/>
      <w:r w:rsidRPr="001F730F">
        <w:rPr>
          <w:rFonts w:ascii="Times New Roman" w:hAnsi="Times New Roman" w:cs="Times New Roman"/>
        </w:rPr>
        <w:t>ommunication</w:t>
      </w:r>
      <w:commentRangeEnd w:id="1"/>
      <w:r w:rsidR="0087517C">
        <w:rPr>
          <w:rStyle w:val="CommentReference"/>
        </w:rPr>
        <w:commentReference w:id="1"/>
      </w:r>
      <w:r w:rsidR="00A04444">
        <w:rPr>
          <w:rFonts w:ascii="Times New Roman" w:hAnsi="Times New Roman" w:cs="Times New Roman"/>
        </w:rPr>
        <w:t xml:space="preserve"> </w:t>
      </w:r>
      <w:commentRangeEnd w:id="0"/>
      <w:r w:rsidR="00CF668F">
        <w:rPr>
          <w:rStyle w:val="CommentReference"/>
        </w:rPr>
        <w:commentReference w:id="0"/>
      </w:r>
      <w:r>
        <w:rPr>
          <w:rFonts w:ascii="Times New Roman" w:hAnsi="Times New Roman" w:cs="Times New Roman"/>
        </w:rPr>
        <w:t>systems often provide their users a</w:t>
      </w:r>
      <w:r w:rsidR="00BE403E">
        <w:rPr>
          <w:rFonts w:ascii="Times New Roman" w:hAnsi="Times New Roman" w:cs="Times New Roman"/>
        </w:rPr>
        <w:t xml:space="preserve"> much-needed, but</w:t>
      </w:r>
      <w:r>
        <w:rPr>
          <w:rFonts w:ascii="Times New Roman" w:hAnsi="Times New Roman" w:cs="Times New Roman"/>
        </w:rPr>
        <w:t xml:space="preserve"> highly constrained communication channel.  A common design problem is for designers to implement novel ways to mitigate this problem by relying on tasks such as word prediction to reduce user labor.</w:t>
      </w:r>
      <w:r w:rsidRPr="001F730F">
        <w:rPr>
          <w:rFonts w:ascii="Times New Roman" w:hAnsi="Times New Roman" w:cs="Times New Roman"/>
        </w:rPr>
        <w:t xml:space="preserve">  </w:t>
      </w:r>
      <w:r w:rsidR="00D812CD">
        <w:rPr>
          <w:rFonts w:ascii="Times New Roman" w:hAnsi="Times New Roman" w:cs="Times New Roman"/>
        </w:rPr>
        <w:t>In this project, o</w:t>
      </w:r>
      <w:r w:rsidR="00C12190">
        <w:rPr>
          <w:rFonts w:ascii="Times New Roman" w:hAnsi="Times New Roman" w:cs="Times New Roman"/>
        </w:rPr>
        <w:t>ur goal wa</w:t>
      </w:r>
      <w:r w:rsidR="00F60598">
        <w:rPr>
          <w:rFonts w:ascii="Times New Roman" w:hAnsi="Times New Roman" w:cs="Times New Roman"/>
        </w:rPr>
        <w:t xml:space="preserve">s </w:t>
      </w:r>
      <w:r w:rsidR="00823BA1">
        <w:rPr>
          <w:rFonts w:ascii="Times New Roman" w:hAnsi="Times New Roman" w:cs="Times New Roman"/>
        </w:rPr>
        <w:t>to develop longer, context-sensitive word prediction methods to relie</w:t>
      </w:r>
      <w:r w:rsidR="00755A2D">
        <w:rPr>
          <w:rFonts w:ascii="Times New Roman" w:hAnsi="Times New Roman" w:cs="Times New Roman"/>
        </w:rPr>
        <w:t>ve the difficulty of using text-entry</w:t>
      </w:r>
      <w:r w:rsidR="00823BA1">
        <w:rPr>
          <w:rFonts w:ascii="Times New Roman" w:hAnsi="Times New Roman" w:cs="Times New Roman"/>
        </w:rPr>
        <w:t xml:space="preserve"> systems</w:t>
      </w:r>
      <w:r w:rsidR="002E7FAA">
        <w:rPr>
          <w:rFonts w:ascii="Times New Roman" w:hAnsi="Times New Roman" w:cs="Times New Roman"/>
        </w:rPr>
        <w:t xml:space="preserve"> based on</w:t>
      </w:r>
      <w:r w:rsidR="00C00A58">
        <w:rPr>
          <w:rFonts w:ascii="Times New Roman" w:hAnsi="Times New Roman" w:cs="Times New Roman"/>
        </w:rPr>
        <w:t xml:space="preserve"> eye tracking technology</w:t>
      </w:r>
      <w:r w:rsidR="00823BA1">
        <w:rPr>
          <w:rFonts w:ascii="Times New Roman" w:hAnsi="Times New Roman" w:cs="Times New Roman"/>
        </w:rPr>
        <w:t>.</w:t>
      </w:r>
      <w:r w:rsidR="0012416F">
        <w:rPr>
          <w:rFonts w:ascii="Times New Roman" w:hAnsi="Times New Roman" w:cs="Times New Roman"/>
        </w:rPr>
        <w:t xml:space="preserve"> </w:t>
      </w:r>
      <w:r w:rsidR="00A03086" w:rsidRPr="001F730F">
        <w:rPr>
          <w:rFonts w:ascii="Times New Roman" w:hAnsi="Times New Roman" w:cs="Times New Roman"/>
        </w:rPr>
        <w:t xml:space="preserve"> </w:t>
      </w:r>
      <w:r w:rsidR="008262DF" w:rsidRPr="001F730F">
        <w:rPr>
          <w:rFonts w:ascii="Times New Roman" w:hAnsi="Times New Roman" w:cs="Times New Roman"/>
        </w:rPr>
        <w:t>To that end, w</w:t>
      </w:r>
      <w:r w:rsidR="00B7628A" w:rsidRPr="001F730F">
        <w:rPr>
          <w:rFonts w:ascii="Times New Roman" w:hAnsi="Times New Roman" w:cs="Times New Roman"/>
        </w:rPr>
        <w:t xml:space="preserve">e present an associative method of word prediction using phrase vectors and a </w:t>
      </w:r>
      <w:r w:rsidR="003D48CF">
        <w:rPr>
          <w:rFonts w:ascii="Times New Roman" w:hAnsi="Times New Roman" w:cs="Times New Roman"/>
        </w:rPr>
        <w:t xml:space="preserve">cosine-based similarity metric.  </w:t>
      </w:r>
      <w:r w:rsidR="00B7628A" w:rsidRPr="001F730F">
        <w:rPr>
          <w:rFonts w:ascii="Times New Roman" w:hAnsi="Times New Roman" w:cs="Times New Roman"/>
        </w:rPr>
        <w:t>We describe the benefits and trade-offs of the method, compari</w:t>
      </w:r>
      <w:r w:rsidR="00C137CE">
        <w:rPr>
          <w:rFonts w:ascii="Times New Roman" w:hAnsi="Times New Roman" w:cs="Times New Roman"/>
        </w:rPr>
        <w:t>son with well-known Markovian n-gram</w:t>
      </w:r>
      <w:r w:rsidR="00B7628A" w:rsidRPr="001F730F">
        <w:rPr>
          <w:rFonts w:ascii="Times New Roman" w:hAnsi="Times New Roman" w:cs="Times New Roman"/>
        </w:rPr>
        <w:t xml:space="preserve"> methods, and potential future work. </w:t>
      </w:r>
      <w:r w:rsidR="0012416F">
        <w:rPr>
          <w:rFonts w:ascii="Times New Roman" w:hAnsi="Times New Roman" w:cs="Times New Roman"/>
        </w:rPr>
        <w:t xml:space="preserve"> </w:t>
      </w:r>
      <w:r w:rsidR="006407E5">
        <w:rPr>
          <w:rFonts w:ascii="Times New Roman" w:hAnsi="Times New Roman" w:cs="Times New Roman"/>
        </w:rPr>
        <w:t>The method wa</w:t>
      </w:r>
      <w:r w:rsidR="00B7628A" w:rsidRPr="001F730F">
        <w:rPr>
          <w:rFonts w:ascii="Times New Roman" w:hAnsi="Times New Roman" w:cs="Times New Roman"/>
        </w:rPr>
        <w:t>s compared against popular n-gram models of word prediction, against which it performed competitively.</w:t>
      </w:r>
      <w:r w:rsidR="00A03086" w:rsidRPr="001F730F">
        <w:rPr>
          <w:rFonts w:ascii="Times New Roman" w:hAnsi="Times New Roman" w:cs="Times New Roman"/>
        </w:rPr>
        <w:t xml:space="preserve"> </w:t>
      </w:r>
      <w:r w:rsidR="0012416F">
        <w:rPr>
          <w:rFonts w:ascii="Times New Roman" w:hAnsi="Times New Roman" w:cs="Times New Roman"/>
        </w:rPr>
        <w:t xml:space="preserve"> </w:t>
      </w:r>
      <w:r w:rsidR="00A03086" w:rsidRPr="001F730F">
        <w:rPr>
          <w:rFonts w:ascii="Times New Roman" w:hAnsi="Times New Roman" w:cs="Times New Roman"/>
        </w:rPr>
        <w:t>Despite this, our results indicate that due to the characteristics of language,</w:t>
      </w:r>
      <w:r w:rsidR="000A561C">
        <w:rPr>
          <w:rFonts w:ascii="Times New Roman" w:hAnsi="Times New Roman" w:cs="Times New Roman"/>
        </w:rPr>
        <w:t xml:space="preserve"> </w:t>
      </w:r>
      <w:r w:rsidR="00EE0999" w:rsidRPr="001F730F">
        <w:rPr>
          <w:rFonts w:ascii="Times New Roman" w:hAnsi="Times New Roman" w:cs="Times New Roman"/>
        </w:rPr>
        <w:t>word prediction</w:t>
      </w:r>
      <w:r w:rsidR="007A08F9">
        <w:rPr>
          <w:rFonts w:ascii="Times New Roman" w:hAnsi="Times New Roman" w:cs="Times New Roman"/>
        </w:rPr>
        <w:t xml:space="preserve"> features</w:t>
      </w:r>
      <w:r w:rsidR="00755A2D">
        <w:rPr>
          <w:rFonts w:ascii="Times New Roman" w:hAnsi="Times New Roman" w:cs="Times New Roman"/>
        </w:rPr>
        <w:t xml:space="preserve"> for text-entry</w:t>
      </w:r>
      <w:r w:rsidR="000A561C">
        <w:rPr>
          <w:rFonts w:ascii="Times New Roman" w:hAnsi="Times New Roman" w:cs="Times New Roman"/>
        </w:rPr>
        <w:t xml:space="preserve"> systems</w:t>
      </w:r>
      <w:r w:rsidR="00B349A3" w:rsidRPr="001F730F">
        <w:rPr>
          <w:rFonts w:ascii="Times New Roman" w:hAnsi="Times New Roman" w:cs="Times New Roman"/>
        </w:rPr>
        <w:t xml:space="preserve"> should be prioritized a</w:t>
      </w:r>
      <w:r w:rsidR="00EE0999" w:rsidRPr="001F730F">
        <w:rPr>
          <w:rFonts w:ascii="Times New Roman" w:hAnsi="Times New Roman" w:cs="Times New Roman"/>
        </w:rPr>
        <w:t>ccordin</w:t>
      </w:r>
      <w:r w:rsidR="000D719A">
        <w:rPr>
          <w:rFonts w:ascii="Times New Roman" w:hAnsi="Times New Roman" w:cs="Times New Roman"/>
        </w:rPr>
        <w:t xml:space="preserve">g to their </w:t>
      </w:r>
      <w:r w:rsidR="00882206">
        <w:rPr>
          <w:rFonts w:ascii="Times New Roman" w:hAnsi="Times New Roman" w:cs="Times New Roman"/>
        </w:rPr>
        <w:t>potentially</w:t>
      </w:r>
      <w:r w:rsidR="005B5AAE" w:rsidRPr="001F730F">
        <w:rPr>
          <w:rFonts w:ascii="Times New Roman" w:hAnsi="Times New Roman" w:cs="Times New Roman"/>
        </w:rPr>
        <w:t xml:space="preserve"> low expected </w:t>
      </w:r>
      <w:r w:rsidR="00EE0999" w:rsidRPr="001F730F">
        <w:rPr>
          <w:rFonts w:ascii="Times New Roman" w:hAnsi="Times New Roman" w:cs="Times New Roman"/>
        </w:rPr>
        <w:t>value.</w:t>
      </w:r>
    </w:p>
    <w:p w14:paraId="0FFBBAE7" w14:textId="3A0ABDB8" w:rsidR="00E72DEE" w:rsidRDefault="00E72DEE" w:rsidP="00904BF7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CF668F">
        <w:rPr>
          <w:rFonts w:ascii="Times New Roman" w:hAnsi="Times New Roman" w:cs="Times New Roman"/>
          <w:i/>
        </w:rPr>
        <w:t>Keywords</w:t>
      </w:r>
      <w:r w:rsidR="00CF668F">
        <w:rPr>
          <w:rFonts w:ascii="Times New Roman" w:hAnsi="Times New Roman" w:cs="Times New Roman"/>
        </w:rPr>
        <w:t>: W</w:t>
      </w:r>
      <w:r>
        <w:rPr>
          <w:rFonts w:ascii="Times New Roman" w:hAnsi="Times New Roman" w:cs="Times New Roman"/>
        </w:rPr>
        <w:t>ord prediction</w:t>
      </w:r>
      <w:r w:rsidR="00CF668F">
        <w:rPr>
          <w:rFonts w:ascii="Times New Roman" w:hAnsi="Times New Roman" w:cs="Times New Roman"/>
        </w:rPr>
        <w:t>; S</w:t>
      </w:r>
      <w:r>
        <w:rPr>
          <w:rFonts w:ascii="Times New Roman" w:hAnsi="Times New Roman" w:cs="Times New Roman"/>
        </w:rPr>
        <w:t>equence prediction</w:t>
      </w:r>
      <w:r w:rsidR="00CF668F">
        <w:rPr>
          <w:rFonts w:ascii="Times New Roman" w:hAnsi="Times New Roman" w:cs="Times New Roman"/>
        </w:rPr>
        <w:t>; M</w:t>
      </w:r>
      <w:r w:rsidR="00C00A58">
        <w:rPr>
          <w:rFonts w:ascii="Times New Roman" w:hAnsi="Times New Roman" w:cs="Times New Roman"/>
        </w:rPr>
        <w:t>achine learning</w:t>
      </w:r>
      <w:r w:rsidR="00CF668F">
        <w:rPr>
          <w:rFonts w:ascii="Times New Roman" w:hAnsi="Times New Roman" w:cs="Times New Roman"/>
        </w:rPr>
        <w:t>; E</w:t>
      </w:r>
      <w:r w:rsidR="00C00A58">
        <w:rPr>
          <w:rFonts w:ascii="Times New Roman" w:hAnsi="Times New Roman" w:cs="Times New Roman"/>
        </w:rPr>
        <w:t>ye tracking</w:t>
      </w:r>
      <w:r w:rsidR="00905F7F">
        <w:rPr>
          <w:rFonts w:ascii="Times New Roman" w:hAnsi="Times New Roman" w:cs="Times New Roman"/>
        </w:rPr>
        <w:t xml:space="preserve"> interfaces</w:t>
      </w:r>
    </w:p>
    <w:p w14:paraId="42261D41" w14:textId="77777777" w:rsidR="00BA7C60" w:rsidRDefault="00BA7C60" w:rsidP="00904BF7">
      <w:pPr>
        <w:spacing w:after="0" w:line="480" w:lineRule="auto"/>
        <w:rPr>
          <w:rFonts w:ascii="Times New Roman" w:hAnsi="Times New Roman" w:cs="Times New Roman"/>
        </w:rPr>
      </w:pPr>
    </w:p>
    <w:p w14:paraId="4B3D2DDD" w14:textId="77777777" w:rsidR="00BA7C60" w:rsidRDefault="00BA7C60" w:rsidP="00904BF7">
      <w:pPr>
        <w:spacing w:after="0" w:line="480" w:lineRule="auto"/>
        <w:rPr>
          <w:rFonts w:ascii="Times New Roman" w:hAnsi="Times New Roman" w:cs="Times New Roman"/>
        </w:rPr>
      </w:pPr>
    </w:p>
    <w:p w14:paraId="05155CAB" w14:textId="77777777" w:rsidR="00BA7C60" w:rsidRDefault="00BA7C60" w:rsidP="00904BF7">
      <w:pPr>
        <w:spacing w:after="0" w:line="480" w:lineRule="auto"/>
        <w:rPr>
          <w:rFonts w:ascii="Times New Roman" w:hAnsi="Times New Roman" w:cs="Times New Roman"/>
        </w:rPr>
      </w:pPr>
    </w:p>
    <w:p w14:paraId="1F90B662" w14:textId="77777777" w:rsidR="00BA7C60" w:rsidRDefault="00BA7C60" w:rsidP="00904BF7">
      <w:pPr>
        <w:spacing w:after="0" w:line="480" w:lineRule="auto"/>
        <w:rPr>
          <w:rFonts w:ascii="Times New Roman" w:hAnsi="Times New Roman" w:cs="Times New Roman"/>
        </w:rPr>
      </w:pPr>
    </w:p>
    <w:p w14:paraId="0DB1922A" w14:textId="77777777" w:rsidR="00BA7C60" w:rsidRDefault="00BA7C60" w:rsidP="00904BF7">
      <w:pPr>
        <w:spacing w:after="0" w:line="480" w:lineRule="auto"/>
        <w:rPr>
          <w:rFonts w:ascii="Times New Roman" w:hAnsi="Times New Roman" w:cs="Times New Roman"/>
        </w:rPr>
      </w:pPr>
    </w:p>
    <w:p w14:paraId="70411073" w14:textId="77777777" w:rsidR="00BA7C60" w:rsidRDefault="00BA7C60" w:rsidP="00904BF7">
      <w:pPr>
        <w:spacing w:after="0" w:line="480" w:lineRule="auto"/>
        <w:rPr>
          <w:rFonts w:ascii="Times New Roman" w:hAnsi="Times New Roman" w:cs="Times New Roman"/>
        </w:rPr>
      </w:pPr>
    </w:p>
    <w:p w14:paraId="0B20F8A7" w14:textId="77777777" w:rsidR="00BA7C60" w:rsidRDefault="00BA7C60" w:rsidP="00904BF7">
      <w:pPr>
        <w:spacing w:after="0" w:line="480" w:lineRule="auto"/>
        <w:rPr>
          <w:rFonts w:ascii="Times New Roman" w:hAnsi="Times New Roman" w:cs="Times New Roman"/>
        </w:rPr>
      </w:pPr>
    </w:p>
    <w:p w14:paraId="14400987" w14:textId="77777777" w:rsidR="00BA7C60" w:rsidRDefault="00BA7C60" w:rsidP="00BA7C60">
      <w:pPr>
        <w:spacing w:line="480" w:lineRule="auto"/>
        <w:jc w:val="center"/>
        <w:rPr>
          <w:rFonts w:ascii="Times New Roman" w:hAnsi="Times New Roman" w:cs="Times New Roman"/>
        </w:rPr>
      </w:pPr>
    </w:p>
    <w:p w14:paraId="77BA4E6A" w14:textId="77777777" w:rsidR="00BA7C60" w:rsidRPr="004E1AA1" w:rsidRDefault="00BA7C60" w:rsidP="00BA7C60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ACKNOWLEDGMENTS</w:t>
      </w:r>
    </w:p>
    <w:p w14:paraId="415F388F" w14:textId="1E8D860B" w:rsidR="00BA7C60" w:rsidRDefault="00BA7C60" w:rsidP="00BA7C6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4E1AA1">
        <w:rPr>
          <w:rFonts w:ascii="Times New Roman" w:hAnsi="Times New Roman" w:cs="Times New Roman"/>
        </w:rPr>
        <w:t>I wish to express my thanks to the National Scien</w:t>
      </w:r>
      <w:r>
        <w:rPr>
          <w:rFonts w:ascii="Times New Roman" w:hAnsi="Times New Roman" w:cs="Times New Roman"/>
        </w:rPr>
        <w:t xml:space="preserve">ce Foundation for its </w:t>
      </w:r>
      <w:r w:rsidRPr="004E1AA1">
        <w:rPr>
          <w:rFonts w:ascii="Times New Roman" w:hAnsi="Times New Roman" w:cs="Times New Roman"/>
        </w:rPr>
        <w:t>support through grant number 0647705.</w:t>
      </w:r>
      <w:r w:rsidR="00895D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I also wish to extend my dearest</w:t>
      </w:r>
      <w:r w:rsidRPr="004E1AA1">
        <w:rPr>
          <w:rFonts w:ascii="Times New Roman" w:hAnsi="Times New Roman" w:cs="Times New Roman"/>
        </w:rPr>
        <w:t xml:space="preserve"> thanks to Doctor Lawrence Holder, who guided me through the research and development process. </w:t>
      </w:r>
      <w:r w:rsidR="00895D27">
        <w:rPr>
          <w:rFonts w:ascii="Times New Roman" w:hAnsi="Times New Roman" w:cs="Times New Roman"/>
        </w:rPr>
        <w:t xml:space="preserve"> </w:t>
      </w:r>
      <w:r w:rsidRPr="004E1AA1">
        <w:rPr>
          <w:rFonts w:ascii="Times New Roman" w:hAnsi="Times New Roman" w:cs="Times New Roman"/>
        </w:rPr>
        <w:t>Lastly, I wish to thank the members of WSU Team Gleason</w:t>
      </w:r>
      <w:r>
        <w:rPr>
          <w:rFonts w:ascii="Times New Roman" w:hAnsi="Times New Roman" w:cs="Times New Roman"/>
        </w:rPr>
        <w:t xml:space="preserve"> with whom this project originated, and</w:t>
      </w:r>
      <w:r w:rsidRPr="004E1AA1">
        <w:rPr>
          <w:rFonts w:ascii="Times New Roman" w:hAnsi="Times New Roman" w:cs="Times New Roman"/>
        </w:rPr>
        <w:t xml:space="preserve"> with whom I hope to continue development of open-source alternative and augmentative technology solutions.</w:t>
      </w:r>
    </w:p>
    <w:p w14:paraId="7D09B01F" w14:textId="77777777" w:rsidR="00BA7C60" w:rsidRPr="004E1AA1" w:rsidRDefault="00BA7C60" w:rsidP="00BA7C6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This project provided applied experience in machine learning that I could not have gained otherwise, and will serve as the bedrock for my future endeavors in the field of computer science.</w:t>
      </w:r>
    </w:p>
    <w:p w14:paraId="7C2117FC" w14:textId="77777777" w:rsidR="00BA7C60" w:rsidRPr="001F730F" w:rsidRDefault="00BA7C60" w:rsidP="00904BF7">
      <w:pPr>
        <w:spacing w:after="0" w:line="480" w:lineRule="auto"/>
        <w:rPr>
          <w:rFonts w:ascii="Times New Roman" w:hAnsi="Times New Roman" w:cs="Times New Roman"/>
        </w:rPr>
      </w:pPr>
    </w:p>
    <w:p w14:paraId="2B249663" w14:textId="77777777" w:rsidR="00B073C2" w:rsidRPr="001F730F" w:rsidRDefault="00B073C2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40AFD1B6" w14:textId="77777777" w:rsidR="001B0E35" w:rsidRPr="001F730F" w:rsidRDefault="001B0E35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340D022B" w14:textId="77777777" w:rsidR="001B0E35" w:rsidRPr="001F730F" w:rsidRDefault="001B0E35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7218F74C" w14:textId="77777777" w:rsidR="001B0E35" w:rsidRDefault="001B0E35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2EE91059" w14:textId="77777777" w:rsidR="00E17629" w:rsidRDefault="00E17629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3E24ECD7" w14:textId="77777777" w:rsidR="00E17629" w:rsidRDefault="00E17629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299ECB06" w14:textId="77777777" w:rsidR="00E17629" w:rsidRDefault="00E17629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4BDF73A1" w14:textId="77777777" w:rsidR="00E17629" w:rsidRDefault="00E17629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5663C825" w14:textId="77777777" w:rsidR="00E17629" w:rsidRDefault="00E17629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4D02196B" w14:textId="77777777" w:rsidR="00E17629" w:rsidRDefault="00E17629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6495FFE0" w14:textId="77777777" w:rsidR="00E17629" w:rsidRDefault="00E17629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698624B1" w14:textId="77777777" w:rsidR="00E17629" w:rsidRDefault="00E17629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5A3A7EDA" w14:textId="77777777" w:rsidR="00E17629" w:rsidRDefault="00E17629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77B67DDC" w14:textId="77777777" w:rsidR="00BA7C60" w:rsidRDefault="00BA7C60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2F0750A4" w14:textId="77777777" w:rsidR="00BA7C60" w:rsidRDefault="00BA7C60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46AD76D3" w14:textId="77777777" w:rsidR="00BA7C60" w:rsidRDefault="00BA7C60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07B44EED" w14:textId="77777777" w:rsidR="00BA7C60" w:rsidRDefault="00BA7C60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2B449E82" w14:textId="77777777" w:rsidR="00BA7C60" w:rsidRDefault="00BA7C60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0281B4DA" w14:textId="77777777" w:rsidR="00BA7C60" w:rsidRDefault="00BA7C60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11216842" w14:textId="77777777" w:rsidR="00E17629" w:rsidRDefault="00E17629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49A97781" w14:textId="77777777" w:rsidR="00E17629" w:rsidRDefault="00E17629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6208B883" w14:textId="15A12A28" w:rsidR="00D3490E" w:rsidRDefault="00D3490E" w:rsidP="00D3490E">
      <w:pPr>
        <w:widowControl/>
        <w:tabs>
          <w:tab w:val="clear" w:pos="709"/>
        </w:tabs>
        <w:suppressAutoHyphens w:val="0"/>
        <w:spacing w:after="0" w:line="480" w:lineRule="auto"/>
        <w:ind w:left="720" w:hanging="720"/>
        <w:jc w:val="center"/>
        <w:rPr>
          <w:rFonts w:ascii="Times New Roman" w:eastAsia="Times New Roman" w:hAnsi="Times New Roman" w:cs="Times New Roman"/>
          <w:color w:val="auto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lang w:eastAsia="en-US" w:bidi="ar-SA"/>
        </w:rPr>
        <w:lastRenderedPageBreak/>
        <w:t>LIST OF TABLES</w:t>
      </w:r>
    </w:p>
    <w:p w14:paraId="3E33FCA0" w14:textId="4A6456F7" w:rsidR="00D3490E" w:rsidRDefault="00D3490E" w:rsidP="00D3490E">
      <w:pPr>
        <w:widowControl/>
        <w:tabs>
          <w:tab w:val="clear" w:pos="709"/>
          <w:tab w:val="right" w:pos="9360"/>
        </w:tabs>
        <w:suppressAutoHyphens w:val="0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lang w:eastAsia="en-US" w:bidi="ar-SA"/>
        </w:rPr>
        <w:t>Table</w:t>
      </w:r>
      <w:r>
        <w:rPr>
          <w:rFonts w:ascii="Times New Roman" w:eastAsia="Times New Roman" w:hAnsi="Times New Roman" w:cs="Times New Roman"/>
          <w:color w:val="auto"/>
          <w:lang w:eastAsia="en-US" w:bidi="ar-SA"/>
        </w:rPr>
        <w:tab/>
      </w:r>
      <w:r>
        <w:rPr>
          <w:rFonts w:ascii="Times New Roman" w:eastAsia="Times New Roman" w:hAnsi="Times New Roman" w:cs="Times New Roman"/>
          <w:color w:val="auto"/>
          <w:lang w:eastAsia="en-US" w:bidi="ar-SA"/>
        </w:rPr>
        <w:tab/>
        <w:t>Page</w:t>
      </w:r>
    </w:p>
    <w:p w14:paraId="4EFC74BD" w14:textId="5A2DAD2F" w:rsidR="00E17629" w:rsidRPr="007B0A91" w:rsidRDefault="00E17629" w:rsidP="00E17629">
      <w:pPr>
        <w:pStyle w:val="ListParagraph"/>
        <w:widowControl/>
        <w:numPr>
          <w:ilvl w:val="0"/>
          <w:numId w:val="5"/>
        </w:numPr>
        <w:tabs>
          <w:tab w:val="clear" w:pos="709"/>
          <w:tab w:val="left" w:pos="810"/>
        </w:tabs>
        <w:suppressAutoHyphens w:val="0"/>
        <w:spacing w:after="0" w:line="480" w:lineRule="auto"/>
        <w:ind w:left="540"/>
        <w:rPr>
          <w:rFonts w:ascii="Times New Roman" w:eastAsia="Times New Roman" w:hAnsi="Times New Roman" w:cs="Times New Roman"/>
          <w:color w:val="auto"/>
          <w:lang w:eastAsia="en-US" w:bidi="ar-SA"/>
        </w:rPr>
      </w:pPr>
      <w:r w:rsidRPr="00627F86">
        <w:rPr>
          <w:rFonts w:ascii="Times New Roman" w:hAnsi="Times New Roman" w:cs="Times New Roman"/>
          <w:i/>
        </w:rPr>
        <w:t>Sample Wor</w:t>
      </w:r>
      <w:r>
        <w:rPr>
          <w:rFonts w:ascii="Times New Roman" w:hAnsi="Times New Roman" w:cs="Times New Roman"/>
          <w:i/>
        </w:rPr>
        <w:t xml:space="preserve">d </w:t>
      </w:r>
      <w:r w:rsidR="00D3490E">
        <w:rPr>
          <w:rFonts w:ascii="Times New Roman" w:hAnsi="Times New Roman" w:cs="Times New Roman"/>
          <w:i/>
        </w:rPr>
        <w:t>Co-Occurrence Frequency Matrix</w:t>
      </w:r>
      <w:r w:rsidR="00192445">
        <w:rPr>
          <w:rFonts w:ascii="Times New Roman" w:hAnsi="Times New Roman" w:cs="Times New Roman"/>
          <w:i/>
        </w:rPr>
        <w:t xml:space="preserve">                                                                 18</w:t>
      </w:r>
    </w:p>
    <w:p w14:paraId="461761BC" w14:textId="024D007D" w:rsidR="00E17629" w:rsidRPr="001A4004" w:rsidRDefault="00E17629" w:rsidP="00E17629">
      <w:pPr>
        <w:pStyle w:val="ListParagraph"/>
        <w:widowControl/>
        <w:numPr>
          <w:ilvl w:val="0"/>
          <w:numId w:val="5"/>
        </w:numPr>
        <w:tabs>
          <w:tab w:val="clear" w:pos="709"/>
          <w:tab w:val="left" w:pos="810"/>
        </w:tabs>
        <w:suppressAutoHyphens w:val="0"/>
        <w:spacing w:after="0" w:line="480" w:lineRule="auto"/>
        <w:ind w:left="540"/>
        <w:rPr>
          <w:rFonts w:ascii="Times New Roman" w:eastAsia="Times New Roman" w:hAnsi="Times New Roman" w:cs="Times New Roman"/>
          <w:color w:val="auto"/>
          <w:lang w:eastAsia="en-US" w:bidi="ar-SA"/>
        </w:rPr>
      </w:pPr>
      <w:r w:rsidRPr="00627F86">
        <w:rPr>
          <w:rFonts w:ascii="Times New Roman" w:hAnsi="Times New Roman" w:cs="Times New Roman"/>
          <w:i/>
        </w:rPr>
        <w:t>N-Gram and Similarity Testing, for General and Personal Language</w:t>
      </w:r>
      <w:r w:rsidR="00D3490E">
        <w:rPr>
          <w:rFonts w:ascii="Times New Roman" w:hAnsi="Times New Roman" w:cs="Times New Roman"/>
          <w:i/>
        </w:rPr>
        <w:t xml:space="preserve"> Models</w:t>
      </w:r>
      <w:r w:rsidR="00192445">
        <w:rPr>
          <w:rFonts w:ascii="Times New Roman" w:hAnsi="Times New Roman" w:cs="Times New Roman"/>
          <w:i/>
        </w:rPr>
        <w:t xml:space="preserve">                    19</w:t>
      </w:r>
    </w:p>
    <w:p w14:paraId="1E755453" w14:textId="77777777" w:rsidR="00E17629" w:rsidRDefault="00E17629" w:rsidP="00904BF7">
      <w:pPr>
        <w:spacing w:after="0"/>
        <w:rPr>
          <w:rFonts w:ascii="Times New Roman" w:eastAsia="Times New Roman" w:hAnsi="Times New Roman" w:cs="Times New Roman"/>
          <w:color w:val="auto"/>
          <w:lang w:eastAsia="en-US" w:bidi="ar-SA"/>
        </w:rPr>
      </w:pPr>
    </w:p>
    <w:p w14:paraId="1630A36F" w14:textId="73532CE0" w:rsidR="00E17629" w:rsidRDefault="00E17629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18901EE2" w14:textId="77777777" w:rsidR="00D3490E" w:rsidRDefault="00D3490E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6BFD9506" w14:textId="77777777" w:rsidR="00D3490E" w:rsidRDefault="00D3490E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7A4AE79C" w14:textId="77777777" w:rsidR="00D3490E" w:rsidRDefault="00D3490E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26A4432F" w14:textId="77777777" w:rsidR="00D3490E" w:rsidRDefault="00D3490E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06B23121" w14:textId="77777777" w:rsidR="00D3490E" w:rsidRDefault="00D3490E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7D13644D" w14:textId="77777777" w:rsidR="00D3490E" w:rsidRDefault="00D3490E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6BFBC958" w14:textId="77777777" w:rsidR="00D3490E" w:rsidRDefault="00D3490E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35681A0C" w14:textId="77777777" w:rsidR="00D3490E" w:rsidRDefault="00D3490E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75BC198B" w14:textId="77777777" w:rsidR="00D3490E" w:rsidRDefault="00D3490E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4C2CEBDF" w14:textId="77777777" w:rsidR="00D3490E" w:rsidRDefault="00D3490E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7261A5F2" w14:textId="77777777" w:rsidR="00D3490E" w:rsidRDefault="00D3490E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2728303F" w14:textId="77777777" w:rsidR="00D3490E" w:rsidRDefault="00D3490E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4BCFBA20" w14:textId="77777777" w:rsidR="00D3490E" w:rsidRDefault="00D3490E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7B244446" w14:textId="77777777" w:rsidR="00D3490E" w:rsidRDefault="00D3490E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395C2BCA" w14:textId="77777777" w:rsidR="00D3490E" w:rsidRDefault="00D3490E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2008AFB0" w14:textId="77777777" w:rsidR="00D3490E" w:rsidRDefault="00D3490E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0848BB79" w14:textId="77777777" w:rsidR="00D3490E" w:rsidRDefault="00D3490E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694CBDD6" w14:textId="77777777" w:rsidR="00D3490E" w:rsidRDefault="00D3490E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401BB361" w14:textId="77777777" w:rsidR="00D3490E" w:rsidRDefault="00D3490E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01BD54A7" w14:textId="77777777" w:rsidR="00D3490E" w:rsidRDefault="00D3490E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576537EC" w14:textId="77777777" w:rsidR="00D3490E" w:rsidRDefault="00D3490E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611F4DD9" w14:textId="77777777" w:rsidR="00D3490E" w:rsidRDefault="00D3490E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08FA6B02" w14:textId="77777777" w:rsidR="00D3490E" w:rsidRDefault="00D3490E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09E7D1CB" w14:textId="77777777" w:rsidR="00D3490E" w:rsidRDefault="00D3490E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1D6816B7" w14:textId="77777777" w:rsidR="00D3490E" w:rsidRDefault="00D3490E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3D3C2646" w14:textId="77777777" w:rsidR="00D3490E" w:rsidRDefault="00D3490E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47952352" w14:textId="77777777" w:rsidR="00D3490E" w:rsidRDefault="00D3490E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3F78DD1A" w14:textId="77777777" w:rsidR="00D3490E" w:rsidRDefault="00D3490E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1AC6FFE5" w14:textId="77777777" w:rsidR="00D3490E" w:rsidRDefault="00D3490E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5F53B8AD" w14:textId="77777777" w:rsidR="00D3490E" w:rsidRDefault="00D3490E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29E09F70" w14:textId="77777777" w:rsidR="00D3490E" w:rsidRDefault="00D3490E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4F94F711" w14:textId="20D71614" w:rsidR="00D3490E" w:rsidRDefault="00D3490E" w:rsidP="001C1305">
      <w:pPr>
        <w:spacing w:after="0" w:line="48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LIST OF FIGURES</w:t>
      </w:r>
    </w:p>
    <w:p w14:paraId="7676BB01" w14:textId="4C765754" w:rsidR="00D3490E" w:rsidRPr="00D3490E" w:rsidRDefault="00D3490E" w:rsidP="001C1305">
      <w:pPr>
        <w:tabs>
          <w:tab w:val="left" w:pos="225"/>
          <w:tab w:val="right" w:pos="9360"/>
        </w:tabs>
        <w:spacing w:after="0" w:line="48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Figure</w:t>
      </w:r>
      <w:r>
        <w:rPr>
          <w:rFonts w:ascii="Times New Roman" w:hAnsi="Times New Roman" w:cs="Times New Roman"/>
          <w:bCs/>
        </w:rPr>
        <w:tab/>
        <w:t>Page</w:t>
      </w:r>
    </w:p>
    <w:p w14:paraId="62FAA467" w14:textId="5F187375" w:rsidR="00E17629" w:rsidRPr="00E17629" w:rsidRDefault="00E17629" w:rsidP="001C1305">
      <w:pPr>
        <w:pStyle w:val="ListParagraph"/>
        <w:numPr>
          <w:ilvl w:val="0"/>
          <w:numId w:val="8"/>
        </w:numPr>
        <w:tabs>
          <w:tab w:val="clear" w:pos="709"/>
          <w:tab w:val="left" w:pos="540"/>
        </w:tabs>
        <w:spacing w:after="0" w:line="480" w:lineRule="auto"/>
        <w:ind w:left="540"/>
        <w:rPr>
          <w:rFonts w:ascii="Times New Roman" w:hAnsi="Times New Roman" w:cs="Times New Roman"/>
          <w:b/>
          <w:bCs/>
        </w:rPr>
      </w:pPr>
      <w:r w:rsidRPr="0040277F">
        <w:rPr>
          <w:rFonts w:ascii="Times New Roman" w:eastAsia="Times New Roman" w:hAnsi="Times New Roman" w:cs="Times New Roman"/>
          <w:i/>
          <w:color w:val="auto"/>
          <w:lang w:eastAsia="en-US" w:bidi="ar-SA"/>
        </w:rPr>
        <w:t>Inter-Contextual Discovery by the CosSim Function</w:t>
      </w:r>
      <w:r w:rsidR="00192445">
        <w:rPr>
          <w:rFonts w:ascii="Times New Roman" w:eastAsia="Times New Roman" w:hAnsi="Times New Roman" w:cs="Times New Roman"/>
          <w:i/>
          <w:color w:val="auto"/>
          <w:lang w:eastAsia="en-US" w:bidi="ar-SA"/>
        </w:rPr>
        <w:t xml:space="preserve">                                                           </w:t>
      </w:r>
      <w:bookmarkStart w:id="2" w:name="_GoBack"/>
      <w:bookmarkEnd w:id="2"/>
      <w:r w:rsidR="00192445">
        <w:rPr>
          <w:rFonts w:ascii="Times New Roman" w:eastAsia="Times New Roman" w:hAnsi="Times New Roman" w:cs="Times New Roman"/>
          <w:i/>
          <w:color w:val="auto"/>
          <w:lang w:eastAsia="en-US" w:bidi="ar-SA"/>
        </w:rPr>
        <w:t>20</w:t>
      </w:r>
    </w:p>
    <w:p w14:paraId="4481DD68" w14:textId="77777777" w:rsidR="00E17629" w:rsidRDefault="00E17629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4517BE64" w14:textId="77777777" w:rsidR="00E17629" w:rsidRDefault="00E17629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3AEFD37A" w14:textId="77777777" w:rsidR="00E17629" w:rsidRDefault="00E17629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1D90BE4C" w14:textId="77777777" w:rsidR="00E17629" w:rsidRDefault="00E17629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54E12E51" w14:textId="77777777" w:rsidR="00E17629" w:rsidRDefault="00E17629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5DBAC8EB" w14:textId="77777777" w:rsidR="00E17629" w:rsidRDefault="00E17629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61BAC400" w14:textId="77777777" w:rsidR="00E17629" w:rsidRDefault="00E17629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54FE0BAA" w14:textId="77777777" w:rsidR="00E17629" w:rsidRDefault="00E17629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31126687" w14:textId="77777777" w:rsidR="00E17629" w:rsidRDefault="00E17629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29F426DB" w14:textId="77777777" w:rsidR="00E17629" w:rsidRDefault="00E17629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168362EC" w14:textId="77777777" w:rsidR="00E17629" w:rsidRDefault="00E17629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4976B686" w14:textId="77777777" w:rsidR="00E17629" w:rsidRPr="001F730F" w:rsidRDefault="00E17629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42D409FB" w14:textId="77777777" w:rsidR="001B0E35" w:rsidRPr="001F730F" w:rsidRDefault="001B0E35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5B8FC743" w14:textId="77777777" w:rsidR="001B0E35" w:rsidRPr="001F730F" w:rsidRDefault="001B0E35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35DC3074" w14:textId="77777777" w:rsidR="001B0E35" w:rsidRPr="001F730F" w:rsidRDefault="001B0E35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5B3BA72F" w14:textId="77777777" w:rsidR="001B0E35" w:rsidRPr="001F730F" w:rsidRDefault="001B0E35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1A899623" w14:textId="77777777" w:rsidR="001B0E35" w:rsidRPr="001F730F" w:rsidRDefault="001B0E35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2B516AF2" w14:textId="77777777" w:rsidR="001B0E35" w:rsidRPr="001F730F" w:rsidRDefault="001B0E35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6D80A286" w14:textId="77777777" w:rsidR="001B0E35" w:rsidRPr="001F730F" w:rsidRDefault="001B0E35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7AE7DBFF" w14:textId="77777777" w:rsidR="001B0E35" w:rsidRDefault="001B0E35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4503B795" w14:textId="77777777" w:rsidR="00BA7C60" w:rsidRDefault="00BA7C60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1A754493" w14:textId="77777777" w:rsidR="00D373F4" w:rsidRDefault="00D373F4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1FD484C2" w14:textId="77777777" w:rsidR="00D373F4" w:rsidRDefault="00D373F4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36F5D9A6" w14:textId="77777777" w:rsidR="00D373F4" w:rsidRDefault="00D373F4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10AB809C" w14:textId="77777777" w:rsidR="00D373F4" w:rsidRDefault="00D373F4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1E71A934" w14:textId="77777777" w:rsidR="00D373F4" w:rsidRPr="001F730F" w:rsidRDefault="00D373F4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2BEFC671" w14:textId="77777777" w:rsidR="001B0E35" w:rsidRPr="001F730F" w:rsidRDefault="001B0E35" w:rsidP="00904BF7">
      <w:pPr>
        <w:spacing w:after="0"/>
        <w:rPr>
          <w:rFonts w:ascii="Times New Roman" w:hAnsi="Times New Roman" w:cs="Times New Roman"/>
          <w:b/>
          <w:bCs/>
        </w:rPr>
      </w:pPr>
    </w:p>
    <w:p w14:paraId="78E1311C" w14:textId="77777777" w:rsidR="00D3490E" w:rsidRDefault="00D3490E" w:rsidP="005A0121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05B53F0D" w14:textId="77777777" w:rsidR="005A0121" w:rsidRDefault="005A0121" w:rsidP="005A0121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1540968A" w14:textId="77777777" w:rsidR="005A0121" w:rsidRDefault="005A0121" w:rsidP="005A0121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69DBEFAC" w14:textId="77777777" w:rsidR="005A0121" w:rsidRDefault="005A0121" w:rsidP="005A0121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35869B9E" w14:textId="77777777" w:rsidR="005A0121" w:rsidRDefault="005A0121" w:rsidP="005A0121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34727487" w14:textId="5E6EA139" w:rsidR="00E37A17" w:rsidRPr="00E37A17" w:rsidRDefault="00E37A17" w:rsidP="00E37A17">
      <w:pPr>
        <w:spacing w:after="0" w:line="480" w:lineRule="auto"/>
        <w:jc w:val="center"/>
        <w:rPr>
          <w:rFonts w:ascii="Times New Roman" w:hAnsi="Times New Roman" w:cs="Times New Roman"/>
          <w:b/>
        </w:rPr>
      </w:pPr>
      <w:r w:rsidRPr="00E37A17">
        <w:rPr>
          <w:rFonts w:ascii="Times New Roman" w:hAnsi="Times New Roman" w:cs="Times New Roman"/>
          <w:b/>
        </w:rPr>
        <w:lastRenderedPageBreak/>
        <w:t>A Method of Similarity-Based Word Prediction</w:t>
      </w:r>
    </w:p>
    <w:p w14:paraId="0D836DB1" w14:textId="5900DFD0" w:rsidR="00B7628A" w:rsidRDefault="0062509D" w:rsidP="00904BF7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commentRangeStart w:id="3"/>
      <w:r w:rsidR="00B7628A" w:rsidRPr="001F730F">
        <w:rPr>
          <w:rFonts w:ascii="Times New Roman" w:hAnsi="Times New Roman" w:cs="Times New Roman"/>
        </w:rPr>
        <w:t>The</w:t>
      </w:r>
      <w:commentRangeEnd w:id="3"/>
      <w:r w:rsidR="00892E4D">
        <w:rPr>
          <w:rStyle w:val="CommentReference"/>
        </w:rPr>
        <w:commentReference w:id="3"/>
      </w:r>
      <w:r w:rsidR="00B7628A" w:rsidRPr="001F730F">
        <w:rPr>
          <w:rFonts w:ascii="Times New Roman" w:hAnsi="Times New Roman" w:cs="Times New Roman"/>
        </w:rPr>
        <w:t xml:space="preserve"> </w:t>
      </w:r>
      <w:r w:rsidR="00BE3EBE">
        <w:rPr>
          <w:rFonts w:ascii="Times New Roman" w:hAnsi="Times New Roman" w:cs="Times New Roman"/>
        </w:rPr>
        <w:t>word prediction</w:t>
      </w:r>
      <w:r w:rsidR="00B7628A" w:rsidRPr="001F730F">
        <w:rPr>
          <w:rFonts w:ascii="Times New Roman" w:hAnsi="Times New Roman" w:cs="Times New Roman"/>
        </w:rPr>
        <w:t xml:space="preserve"> task can be formalized as </w:t>
      </w:r>
      <w:r w:rsidR="00AF52AD" w:rsidRPr="001F730F">
        <w:rPr>
          <w:rFonts w:ascii="Times New Roman" w:hAnsi="Times New Roman" w:cs="Times New Roman"/>
        </w:rPr>
        <w:t xml:space="preserve">correctly predicting </w:t>
      </w:r>
      <w:r w:rsidR="00B7628A" w:rsidRPr="001F730F">
        <w:rPr>
          <w:rFonts w:ascii="Times New Roman" w:hAnsi="Times New Roman" w:cs="Times New Roman"/>
        </w:rPr>
        <w:t>words in a sequence,</w:t>
      </w:r>
      <w:r w:rsidR="00115291">
        <w:rPr>
          <w:rFonts w:ascii="Times New Roman" w:hAnsi="Times New Roman" w:cs="Times New Roman"/>
        </w:rPr>
        <w:t xml:space="preserve"> given a language model. </w:t>
      </w:r>
      <w:r w:rsidR="0012416F">
        <w:rPr>
          <w:rFonts w:ascii="Times New Roman" w:hAnsi="Times New Roman" w:cs="Times New Roman"/>
        </w:rPr>
        <w:t xml:space="preserve"> </w:t>
      </w:r>
      <w:r w:rsidR="00115291">
        <w:rPr>
          <w:rFonts w:ascii="Times New Roman" w:hAnsi="Times New Roman" w:cs="Times New Roman"/>
        </w:rPr>
        <w:t>More precisely</w:t>
      </w:r>
      <w:r w:rsidR="00B7628A" w:rsidRPr="001F730F">
        <w:rPr>
          <w:rFonts w:ascii="Times New Roman" w:hAnsi="Times New Roman" w:cs="Times New Roman"/>
        </w:rPr>
        <w:t>, given a language model, a previous sequence of words</w:t>
      </w:r>
      <w:r w:rsidR="002744BE" w:rsidRPr="001F730F">
        <w:rPr>
          <w:rFonts w:ascii="Times New Roman" w:hAnsi="Times New Roman" w:cs="Times New Roman"/>
        </w:rPr>
        <w:t xml:space="preserve">, and possibly </w:t>
      </w:r>
      <w:r w:rsidR="00B7628A" w:rsidRPr="001F730F">
        <w:rPr>
          <w:rFonts w:ascii="Times New Roman" w:hAnsi="Times New Roman" w:cs="Times New Roman"/>
        </w:rPr>
        <w:t>contextual data</w:t>
      </w:r>
      <w:r w:rsidR="00B7628A" w:rsidRPr="001F730F">
        <w:rPr>
          <w:rFonts w:ascii="Times New Roman" w:hAnsi="Times New Roman" w:cs="Times New Roman"/>
          <w:i/>
          <w:iCs/>
        </w:rPr>
        <w:t xml:space="preserve"> </w:t>
      </w:r>
      <w:r w:rsidR="00B7628A" w:rsidRPr="001F730F">
        <w:rPr>
          <w:rFonts w:ascii="Times New Roman" w:hAnsi="Times New Roman" w:cs="Times New Roman"/>
          <w:iCs/>
        </w:rPr>
        <w:t xml:space="preserve">(time </w:t>
      </w:r>
      <w:r w:rsidR="004E5BA6" w:rsidRPr="001F730F">
        <w:rPr>
          <w:rFonts w:ascii="Times New Roman" w:hAnsi="Times New Roman" w:cs="Times New Roman"/>
          <w:iCs/>
        </w:rPr>
        <w:t xml:space="preserve">of day, </w:t>
      </w:r>
      <w:r w:rsidR="00AF52AD" w:rsidRPr="001F730F">
        <w:rPr>
          <w:rFonts w:ascii="Times New Roman" w:hAnsi="Times New Roman" w:cs="Times New Roman"/>
          <w:iCs/>
        </w:rPr>
        <w:t>topic</w:t>
      </w:r>
      <w:r w:rsidR="004E5BA6" w:rsidRPr="001F730F">
        <w:rPr>
          <w:rFonts w:ascii="Times New Roman" w:hAnsi="Times New Roman" w:cs="Times New Roman"/>
          <w:iCs/>
        </w:rPr>
        <w:t xml:space="preserve"> estimates</w:t>
      </w:r>
      <w:r w:rsidR="00AF52AD" w:rsidRPr="001F730F">
        <w:rPr>
          <w:rFonts w:ascii="Times New Roman" w:hAnsi="Times New Roman" w:cs="Times New Roman"/>
          <w:iCs/>
        </w:rPr>
        <w:t>, participants, etc.</w:t>
      </w:r>
      <w:r w:rsidR="00B7628A" w:rsidRPr="001F730F">
        <w:rPr>
          <w:rFonts w:ascii="Times New Roman" w:hAnsi="Times New Roman" w:cs="Times New Roman"/>
          <w:iCs/>
        </w:rPr>
        <w:t>)</w:t>
      </w:r>
      <w:r w:rsidR="00B7628A" w:rsidRPr="001F730F">
        <w:rPr>
          <w:rFonts w:ascii="Times New Roman" w:hAnsi="Times New Roman" w:cs="Times New Roman"/>
        </w:rPr>
        <w:t>,</w:t>
      </w:r>
      <w:r w:rsidR="00115291">
        <w:rPr>
          <w:rFonts w:ascii="Times New Roman" w:hAnsi="Times New Roman" w:cs="Times New Roman"/>
        </w:rPr>
        <w:t xml:space="preserve"> the task is to</w:t>
      </w:r>
      <w:r w:rsidR="00B7628A" w:rsidRPr="001F730F">
        <w:rPr>
          <w:rFonts w:ascii="Times New Roman" w:hAnsi="Times New Roman" w:cs="Times New Roman"/>
        </w:rPr>
        <w:t xml:space="preserve"> generate a ranked list of </w:t>
      </w:r>
      <w:r w:rsidR="00AF52AD" w:rsidRPr="001F730F">
        <w:rPr>
          <w:rFonts w:ascii="Times New Roman" w:hAnsi="Times New Roman" w:cs="Times New Roman"/>
        </w:rPr>
        <w:t>next-</w:t>
      </w:r>
      <w:r w:rsidR="00B7628A" w:rsidRPr="001F730F">
        <w:rPr>
          <w:rFonts w:ascii="Times New Roman" w:hAnsi="Times New Roman" w:cs="Times New Roman"/>
        </w:rPr>
        <w:t>word predictions.</w:t>
      </w:r>
      <w:r w:rsidR="006023AB" w:rsidRPr="001F730F">
        <w:rPr>
          <w:rFonts w:ascii="Times New Roman" w:hAnsi="Times New Roman" w:cs="Times New Roman"/>
        </w:rPr>
        <w:t xml:space="preserve"> </w:t>
      </w:r>
      <w:r w:rsidR="0012416F">
        <w:rPr>
          <w:rFonts w:ascii="Times New Roman" w:hAnsi="Times New Roman" w:cs="Times New Roman"/>
        </w:rPr>
        <w:t xml:space="preserve"> </w:t>
      </w:r>
      <w:r w:rsidR="006023AB" w:rsidRPr="001F730F">
        <w:rPr>
          <w:rFonts w:ascii="Times New Roman" w:hAnsi="Times New Roman" w:cs="Times New Roman"/>
        </w:rPr>
        <w:t xml:space="preserve">An extension of this task involves </w:t>
      </w:r>
      <w:r w:rsidR="001A05B8">
        <w:rPr>
          <w:rFonts w:ascii="Times New Roman" w:hAnsi="Times New Roman" w:cs="Times New Roman"/>
        </w:rPr>
        <w:t>generating not just one-</w:t>
      </w:r>
      <w:r w:rsidR="006023AB" w:rsidRPr="001F730F">
        <w:rPr>
          <w:rFonts w:ascii="Times New Roman" w:hAnsi="Times New Roman" w:cs="Times New Roman"/>
        </w:rPr>
        <w:t>word predictions, but</w:t>
      </w:r>
      <w:r w:rsidR="00B757CE">
        <w:rPr>
          <w:rFonts w:ascii="Times New Roman" w:hAnsi="Times New Roman" w:cs="Times New Roman"/>
        </w:rPr>
        <w:t xml:space="preserve"> </w:t>
      </w:r>
      <w:r w:rsidR="002744BE" w:rsidRPr="001F730F">
        <w:rPr>
          <w:rFonts w:ascii="Times New Roman" w:hAnsi="Times New Roman" w:cs="Times New Roman"/>
        </w:rPr>
        <w:t>sequences of words</w:t>
      </w:r>
      <w:r w:rsidR="006023AB" w:rsidRPr="001F730F">
        <w:rPr>
          <w:rFonts w:ascii="Times New Roman" w:hAnsi="Times New Roman" w:cs="Times New Roman"/>
        </w:rPr>
        <w:t>, as our method presents.</w:t>
      </w:r>
      <w:r w:rsidR="009755A1">
        <w:rPr>
          <w:rFonts w:ascii="Times New Roman" w:hAnsi="Times New Roman" w:cs="Times New Roman"/>
        </w:rPr>
        <w:t xml:space="preserve"> </w:t>
      </w:r>
      <w:r w:rsidR="00D441AA">
        <w:rPr>
          <w:rFonts w:ascii="Times New Roman" w:hAnsi="Times New Roman" w:cs="Times New Roman"/>
        </w:rPr>
        <w:t>For ease of use, such</w:t>
      </w:r>
      <w:r w:rsidR="009755A1">
        <w:rPr>
          <w:rFonts w:ascii="Times New Roman" w:hAnsi="Times New Roman" w:cs="Times New Roman"/>
        </w:rPr>
        <w:t xml:space="preserve"> tasks have become a pervasive component</w:t>
      </w:r>
      <w:r w:rsidR="007F6630">
        <w:rPr>
          <w:rFonts w:ascii="Times New Roman" w:hAnsi="Times New Roman" w:cs="Times New Roman"/>
        </w:rPr>
        <w:t xml:space="preserve"> of mobile</w:t>
      </w:r>
      <w:r w:rsidR="00955D3B">
        <w:rPr>
          <w:rFonts w:ascii="Times New Roman" w:hAnsi="Times New Roman" w:cs="Times New Roman"/>
        </w:rPr>
        <w:t xml:space="preserve"> and alternative text-entry </w:t>
      </w:r>
      <w:r w:rsidR="00AE215E">
        <w:rPr>
          <w:rFonts w:ascii="Times New Roman" w:hAnsi="Times New Roman" w:cs="Times New Roman"/>
        </w:rPr>
        <w:t>interfaces.</w:t>
      </w:r>
    </w:p>
    <w:p w14:paraId="725959F6" w14:textId="77777777" w:rsidR="008F3FB4" w:rsidRPr="001F730F" w:rsidRDefault="008F3FB4" w:rsidP="001A3334">
      <w:pPr>
        <w:spacing w:after="0" w:line="480" w:lineRule="auto"/>
        <w:jc w:val="center"/>
        <w:rPr>
          <w:rFonts w:ascii="Times New Roman" w:hAnsi="Times New Roman" w:cs="Times New Roman"/>
          <w:b/>
        </w:rPr>
      </w:pPr>
      <w:r w:rsidRPr="001F730F">
        <w:rPr>
          <w:rFonts w:ascii="Times New Roman" w:hAnsi="Times New Roman" w:cs="Times New Roman"/>
          <w:b/>
        </w:rPr>
        <w:t>Problem Statement</w:t>
      </w:r>
    </w:p>
    <w:p w14:paraId="0C216D4B" w14:textId="11971D16" w:rsidR="001A3334" w:rsidRDefault="0062509D" w:rsidP="00904BF7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F3FB4" w:rsidRPr="001F730F">
        <w:rPr>
          <w:rFonts w:ascii="Times New Roman" w:hAnsi="Times New Roman" w:cs="Times New Roman"/>
        </w:rPr>
        <w:t xml:space="preserve">The </w:t>
      </w:r>
      <w:r w:rsidR="008F3FB4">
        <w:rPr>
          <w:rFonts w:ascii="Times New Roman" w:hAnsi="Times New Roman" w:cs="Times New Roman"/>
        </w:rPr>
        <w:t>word prediction</w:t>
      </w:r>
      <w:r w:rsidR="008F3FB4" w:rsidRPr="001F730F">
        <w:rPr>
          <w:rFonts w:ascii="Times New Roman" w:hAnsi="Times New Roman" w:cs="Times New Roman"/>
        </w:rPr>
        <w:t xml:space="preserve"> task can be </w:t>
      </w:r>
      <w:r w:rsidR="0030035C">
        <w:rPr>
          <w:rFonts w:ascii="Times New Roman" w:hAnsi="Times New Roman" w:cs="Times New Roman"/>
        </w:rPr>
        <w:t xml:space="preserve">precisely </w:t>
      </w:r>
      <w:r w:rsidR="00501501">
        <w:rPr>
          <w:rFonts w:ascii="Times New Roman" w:hAnsi="Times New Roman" w:cs="Times New Roman"/>
        </w:rPr>
        <w:t xml:space="preserve">defined as follows: </w:t>
      </w:r>
      <w:r w:rsidR="0066143F">
        <w:rPr>
          <w:rFonts w:ascii="Times New Roman" w:hAnsi="Times New Roman" w:cs="Times New Roman"/>
        </w:rPr>
        <w:t>G</w:t>
      </w:r>
      <w:r w:rsidR="002756BE">
        <w:rPr>
          <w:rFonts w:ascii="Times New Roman" w:hAnsi="Times New Roman" w:cs="Times New Roman"/>
        </w:rPr>
        <w:t xml:space="preserve">iven a </w:t>
      </w:r>
      <w:r w:rsidR="00687B45">
        <w:rPr>
          <w:rFonts w:ascii="Times New Roman" w:hAnsi="Times New Roman" w:cs="Times New Roman"/>
        </w:rPr>
        <w:t xml:space="preserve">language model </w:t>
      </w:r>
      <w:r w:rsidR="00687B45" w:rsidRPr="00687B45">
        <w:rPr>
          <w:rFonts w:ascii="Times New Roman" w:hAnsi="Times New Roman" w:cs="Times New Roman"/>
          <w:i/>
        </w:rPr>
        <w:t>L</w:t>
      </w:r>
      <w:r w:rsidR="00687B45">
        <w:rPr>
          <w:rFonts w:ascii="Times New Roman" w:hAnsi="Times New Roman" w:cs="Times New Roman"/>
        </w:rPr>
        <w:t>, t</w:t>
      </w:r>
      <w:r w:rsidR="009C3653" w:rsidRPr="001F730F">
        <w:rPr>
          <w:rFonts w:ascii="Times New Roman" w:hAnsi="Times New Roman" w:cs="Times New Roman"/>
        </w:rPr>
        <w:t>he word prediction task is to predict the next word w</w:t>
      </w:r>
      <w:r w:rsidR="009C3653" w:rsidRPr="001F730F">
        <w:rPr>
          <w:rFonts w:ascii="Times New Roman" w:hAnsi="Times New Roman" w:cs="Times New Roman"/>
          <w:vertAlign w:val="subscript"/>
        </w:rPr>
        <w:t xml:space="preserve">t+1 </w:t>
      </w:r>
      <w:r w:rsidR="009C3653" w:rsidRPr="001F730F">
        <w:rPr>
          <w:rFonts w:ascii="Times New Roman" w:hAnsi="Times New Roman" w:cs="Times New Roman"/>
        </w:rPr>
        <w:t>given a sequence of words S</w:t>
      </w:r>
      <w:r w:rsidR="009C3653" w:rsidRPr="001F730F">
        <w:rPr>
          <w:rFonts w:ascii="Times New Roman" w:hAnsi="Times New Roman" w:cs="Times New Roman"/>
          <w:vertAlign w:val="subscript"/>
        </w:rPr>
        <w:t>t</w:t>
      </w:r>
      <w:r w:rsidR="009C3653" w:rsidRPr="001F730F">
        <w:rPr>
          <w:rFonts w:ascii="Times New Roman" w:hAnsi="Times New Roman" w:cs="Times New Roman"/>
        </w:rPr>
        <w:t xml:space="preserve"> and contextual information C</w:t>
      </w:r>
      <w:r w:rsidR="009C3653" w:rsidRPr="001F730F">
        <w:rPr>
          <w:rFonts w:ascii="Times New Roman" w:hAnsi="Times New Roman" w:cs="Times New Roman"/>
          <w:vertAlign w:val="subscript"/>
        </w:rPr>
        <w:t>t</w:t>
      </w:r>
      <w:r w:rsidR="009C3653" w:rsidRPr="001F730F">
        <w:rPr>
          <w:rFonts w:ascii="Times New Roman" w:hAnsi="Times New Roman" w:cs="Times New Roman"/>
        </w:rPr>
        <w:t xml:space="preserve">. </w:t>
      </w:r>
      <w:r w:rsidR="00014A74">
        <w:rPr>
          <w:rFonts w:ascii="Times New Roman" w:hAnsi="Times New Roman" w:cs="Times New Roman"/>
        </w:rPr>
        <w:t xml:space="preserve"> </w:t>
      </w:r>
      <w:r w:rsidR="009C3653" w:rsidRPr="001F730F">
        <w:rPr>
          <w:rFonts w:ascii="Times New Roman" w:hAnsi="Times New Roman" w:cs="Times New Roman"/>
        </w:rPr>
        <w:t>The k-word prediction task is to predict the next k words &lt;w</w:t>
      </w:r>
      <w:r w:rsidR="009C3653" w:rsidRPr="001F730F">
        <w:rPr>
          <w:rFonts w:ascii="Times New Roman" w:hAnsi="Times New Roman" w:cs="Times New Roman"/>
          <w:vertAlign w:val="subscript"/>
        </w:rPr>
        <w:t>t+1</w:t>
      </w:r>
      <w:r w:rsidR="009C3653" w:rsidRPr="001F730F">
        <w:rPr>
          <w:rFonts w:ascii="Times New Roman" w:hAnsi="Times New Roman" w:cs="Times New Roman"/>
        </w:rPr>
        <w:t>… w</w:t>
      </w:r>
      <w:r w:rsidR="009C3653" w:rsidRPr="001F730F">
        <w:rPr>
          <w:rFonts w:ascii="Times New Roman" w:hAnsi="Times New Roman" w:cs="Times New Roman"/>
          <w:vertAlign w:val="subscript"/>
        </w:rPr>
        <w:t>t+k</w:t>
      </w:r>
      <w:r w:rsidR="00274D53">
        <w:rPr>
          <w:rFonts w:ascii="Times New Roman" w:hAnsi="Times New Roman" w:cs="Times New Roman"/>
        </w:rPr>
        <w:t>&gt;.</w:t>
      </w:r>
      <w:r w:rsidR="002302E9">
        <w:rPr>
          <w:rFonts w:ascii="Times New Roman" w:hAnsi="Times New Roman" w:cs="Times New Roman"/>
        </w:rPr>
        <w:t xml:space="preserve"> </w:t>
      </w:r>
      <w:r w:rsidR="00274D53">
        <w:rPr>
          <w:rFonts w:ascii="Times New Roman" w:hAnsi="Times New Roman" w:cs="Times New Roman"/>
        </w:rPr>
        <w:t xml:space="preserve"> A</w:t>
      </w:r>
      <w:r w:rsidR="008F3FB4" w:rsidRPr="001F730F">
        <w:rPr>
          <w:rFonts w:ascii="Times New Roman" w:hAnsi="Times New Roman" w:cs="Times New Roman"/>
        </w:rPr>
        <w:t xml:space="preserve"> </w:t>
      </w:r>
      <w:r w:rsidR="00391EAE">
        <w:rPr>
          <w:rFonts w:ascii="Times New Roman" w:hAnsi="Times New Roman" w:cs="Times New Roman"/>
        </w:rPr>
        <w:t xml:space="preserve">predictive </w:t>
      </w:r>
      <w:r w:rsidR="008F3FB4" w:rsidRPr="001F730F">
        <w:rPr>
          <w:rFonts w:ascii="Times New Roman" w:hAnsi="Times New Roman" w:cs="Times New Roman"/>
        </w:rPr>
        <w:t>language model</w:t>
      </w:r>
      <w:r w:rsidR="009B7A36">
        <w:rPr>
          <w:rFonts w:ascii="Times New Roman" w:hAnsi="Times New Roman" w:cs="Times New Roman"/>
        </w:rPr>
        <w:t>,</w:t>
      </w:r>
      <w:r w:rsidR="008F3FB4" w:rsidRPr="001F730F">
        <w:rPr>
          <w:rFonts w:ascii="Times New Roman" w:hAnsi="Times New Roman" w:cs="Times New Roman"/>
        </w:rPr>
        <w:t xml:space="preserve"> </w:t>
      </w:r>
      <w:r w:rsidR="008F3FB4" w:rsidRPr="001F730F">
        <w:rPr>
          <w:rFonts w:ascii="Times New Roman" w:hAnsi="Times New Roman" w:cs="Times New Roman"/>
          <w:i/>
        </w:rPr>
        <w:t>L</w:t>
      </w:r>
      <w:r w:rsidR="009B7A36">
        <w:rPr>
          <w:rFonts w:ascii="Times New Roman" w:hAnsi="Times New Roman" w:cs="Times New Roman"/>
          <w:i/>
        </w:rPr>
        <w:t>,</w:t>
      </w:r>
      <w:r w:rsidR="0072039E">
        <w:rPr>
          <w:rFonts w:ascii="Times New Roman" w:hAnsi="Times New Roman" w:cs="Times New Roman"/>
        </w:rPr>
        <w:t xml:space="preserve"> most often</w:t>
      </w:r>
      <w:r w:rsidR="003361AB">
        <w:rPr>
          <w:rFonts w:ascii="Times New Roman" w:hAnsi="Times New Roman" w:cs="Times New Roman"/>
        </w:rPr>
        <w:t xml:space="preserve"> </w:t>
      </w:r>
      <w:r w:rsidR="008F3FB4" w:rsidRPr="001F730F">
        <w:rPr>
          <w:rFonts w:ascii="Times New Roman" w:hAnsi="Times New Roman" w:cs="Times New Roman"/>
        </w:rPr>
        <w:t>provides the probability distribution over the words of the language for the next word w</w:t>
      </w:r>
      <w:r w:rsidR="008F3FB4" w:rsidRPr="001F730F">
        <w:rPr>
          <w:rFonts w:ascii="Times New Roman" w:hAnsi="Times New Roman" w:cs="Times New Roman"/>
          <w:vertAlign w:val="subscript"/>
        </w:rPr>
        <w:t xml:space="preserve">t+1 </w:t>
      </w:r>
      <w:r w:rsidR="008F3FB4" w:rsidRPr="001F730F">
        <w:rPr>
          <w:rFonts w:ascii="Times New Roman" w:hAnsi="Times New Roman" w:cs="Times New Roman"/>
        </w:rPr>
        <w:t xml:space="preserve">given the </w:t>
      </w:r>
      <w:r w:rsidR="009B7A36">
        <w:rPr>
          <w:rFonts w:ascii="Times New Roman" w:hAnsi="Times New Roman" w:cs="Times New Roman"/>
        </w:rPr>
        <w:t xml:space="preserve">previous </w:t>
      </w:r>
      <w:r w:rsidR="008F3FB4" w:rsidRPr="001F730F">
        <w:rPr>
          <w:rFonts w:ascii="Times New Roman" w:hAnsi="Times New Roman" w:cs="Times New Roman"/>
        </w:rPr>
        <w:t>sequence of words S</w:t>
      </w:r>
      <w:r w:rsidR="008F3FB4" w:rsidRPr="001F730F">
        <w:rPr>
          <w:rFonts w:ascii="Times New Roman" w:hAnsi="Times New Roman" w:cs="Times New Roman"/>
          <w:vertAlign w:val="subscript"/>
        </w:rPr>
        <w:t>t</w:t>
      </w:r>
      <w:r w:rsidR="008F3FB4" w:rsidRPr="001F730F">
        <w:rPr>
          <w:rFonts w:ascii="Times New Roman" w:hAnsi="Times New Roman" w:cs="Times New Roman"/>
        </w:rPr>
        <w:t xml:space="preserve"> = &lt;w</w:t>
      </w:r>
      <w:r w:rsidR="008F3FB4" w:rsidRPr="001F730F">
        <w:rPr>
          <w:rFonts w:ascii="Times New Roman" w:hAnsi="Times New Roman" w:cs="Times New Roman"/>
          <w:vertAlign w:val="subscript"/>
        </w:rPr>
        <w:t>t-i</w:t>
      </w:r>
      <w:r w:rsidR="008F3FB4" w:rsidRPr="001F730F">
        <w:rPr>
          <w:rFonts w:ascii="Times New Roman" w:hAnsi="Times New Roman" w:cs="Times New Roman"/>
        </w:rPr>
        <w:t>, …, w</w:t>
      </w:r>
      <w:r w:rsidR="008F3FB4" w:rsidRPr="001F730F">
        <w:rPr>
          <w:rFonts w:ascii="Times New Roman" w:hAnsi="Times New Roman" w:cs="Times New Roman"/>
          <w:vertAlign w:val="subscript"/>
        </w:rPr>
        <w:t>t-1</w:t>
      </w:r>
      <w:r w:rsidR="008F3FB4" w:rsidRPr="001F730F">
        <w:rPr>
          <w:rFonts w:ascii="Times New Roman" w:hAnsi="Times New Roman" w:cs="Times New Roman"/>
        </w:rPr>
        <w:t>, w</w:t>
      </w:r>
      <w:r w:rsidR="008F3FB4" w:rsidRPr="001F730F">
        <w:rPr>
          <w:rFonts w:ascii="Times New Roman" w:hAnsi="Times New Roman" w:cs="Times New Roman"/>
          <w:vertAlign w:val="subscript"/>
        </w:rPr>
        <w:t>t</w:t>
      </w:r>
      <w:r w:rsidR="009B7A36">
        <w:rPr>
          <w:rFonts w:ascii="Times New Roman" w:hAnsi="Times New Roman" w:cs="Times New Roman"/>
        </w:rPr>
        <w:t>&gt;</w:t>
      </w:r>
      <w:r w:rsidR="003361AB">
        <w:rPr>
          <w:rFonts w:ascii="Times New Roman" w:hAnsi="Times New Roman" w:cs="Times New Roman"/>
        </w:rPr>
        <w:t>.</w:t>
      </w:r>
      <w:r w:rsidR="00274D53">
        <w:rPr>
          <w:rFonts w:ascii="Times New Roman" w:hAnsi="Times New Roman" w:cs="Times New Roman"/>
        </w:rPr>
        <w:t xml:space="preserve"> </w:t>
      </w:r>
      <w:r w:rsidR="00014A74">
        <w:rPr>
          <w:rFonts w:ascii="Times New Roman" w:hAnsi="Times New Roman" w:cs="Times New Roman"/>
        </w:rPr>
        <w:t xml:space="preserve"> </w:t>
      </w:r>
      <w:r w:rsidR="008F3FB4" w:rsidRPr="001F730F">
        <w:rPr>
          <w:rFonts w:ascii="Times New Roman" w:hAnsi="Times New Roman" w:cs="Times New Roman"/>
        </w:rPr>
        <w:t xml:space="preserve">Contextual information </w:t>
      </w:r>
      <w:r w:rsidR="008F3FB4" w:rsidRPr="001F730F">
        <w:rPr>
          <w:rFonts w:ascii="Times New Roman" w:hAnsi="Times New Roman" w:cs="Times New Roman"/>
          <w:i/>
        </w:rPr>
        <w:t>C</w:t>
      </w:r>
      <w:r w:rsidR="008F3FB4" w:rsidRPr="001F730F">
        <w:rPr>
          <w:rFonts w:ascii="Times New Roman" w:hAnsi="Times New Roman" w:cs="Times New Roman"/>
          <w:i/>
          <w:vertAlign w:val="subscript"/>
        </w:rPr>
        <w:t>t</w:t>
      </w:r>
      <w:r w:rsidR="008F3FB4" w:rsidRPr="001F730F">
        <w:rPr>
          <w:rFonts w:ascii="Times New Roman" w:hAnsi="Times New Roman" w:cs="Times New Roman"/>
        </w:rPr>
        <w:t xml:space="preserve"> =&lt;f</w:t>
      </w:r>
      <w:r w:rsidR="008F3FB4" w:rsidRPr="001F730F">
        <w:rPr>
          <w:rFonts w:ascii="Times New Roman" w:hAnsi="Times New Roman" w:cs="Times New Roman"/>
          <w:vertAlign w:val="subscript"/>
        </w:rPr>
        <w:t>1</w:t>
      </w:r>
      <w:r w:rsidR="008F3FB4" w:rsidRPr="001F730F">
        <w:rPr>
          <w:rFonts w:ascii="Times New Roman" w:hAnsi="Times New Roman" w:cs="Times New Roman"/>
        </w:rPr>
        <w:t>, …, f</w:t>
      </w:r>
      <w:r w:rsidR="008F3FB4" w:rsidRPr="001F730F">
        <w:rPr>
          <w:rFonts w:ascii="Times New Roman" w:hAnsi="Times New Roman" w:cs="Times New Roman"/>
          <w:vertAlign w:val="subscript"/>
        </w:rPr>
        <w:t>n</w:t>
      </w:r>
      <w:r w:rsidR="00A7108B">
        <w:rPr>
          <w:rFonts w:ascii="Times New Roman" w:hAnsi="Times New Roman" w:cs="Times New Roman"/>
        </w:rPr>
        <w:t xml:space="preserve">&gt; consists of a set of </w:t>
      </w:r>
      <w:r w:rsidR="008F3FB4" w:rsidRPr="001F730F">
        <w:rPr>
          <w:rFonts w:ascii="Times New Roman" w:hAnsi="Times New Roman" w:cs="Times New Roman"/>
        </w:rPr>
        <w:t>features f</w:t>
      </w:r>
      <w:r w:rsidR="008F3FB4" w:rsidRPr="001F730F">
        <w:rPr>
          <w:rFonts w:ascii="Times New Roman" w:hAnsi="Times New Roman" w:cs="Times New Roman"/>
          <w:vertAlign w:val="subscript"/>
        </w:rPr>
        <w:t>i</w:t>
      </w:r>
      <w:r w:rsidR="008F3FB4" w:rsidRPr="001F730F">
        <w:rPr>
          <w:rFonts w:ascii="Times New Roman" w:hAnsi="Times New Roman" w:cs="Times New Roman"/>
        </w:rPr>
        <w:t xml:space="preserve"> measuring properties of the context at time </w:t>
      </w:r>
      <w:r w:rsidR="008F3FB4" w:rsidRPr="00FD196D">
        <w:rPr>
          <w:rFonts w:ascii="Times New Roman" w:hAnsi="Times New Roman" w:cs="Times New Roman"/>
          <w:i/>
        </w:rPr>
        <w:t>t</w:t>
      </w:r>
      <w:r w:rsidR="008F3FB4" w:rsidRPr="001F730F">
        <w:rPr>
          <w:rFonts w:ascii="Times New Roman" w:hAnsi="Times New Roman" w:cs="Times New Roman"/>
        </w:rPr>
        <w:t xml:space="preserve"> that may be correlated with the prediction of the next word w</w:t>
      </w:r>
      <w:r w:rsidR="008F3FB4" w:rsidRPr="001F730F">
        <w:rPr>
          <w:rFonts w:ascii="Times New Roman" w:hAnsi="Times New Roman" w:cs="Times New Roman"/>
          <w:vertAlign w:val="subscript"/>
        </w:rPr>
        <w:t>t+1</w:t>
      </w:r>
      <w:r w:rsidR="008F3FB4" w:rsidRPr="001F730F">
        <w:rPr>
          <w:rFonts w:ascii="Times New Roman" w:hAnsi="Times New Roman" w:cs="Times New Roman"/>
        </w:rPr>
        <w:t>.</w:t>
      </w:r>
      <w:r w:rsidR="00687B45">
        <w:rPr>
          <w:rFonts w:ascii="Times New Roman" w:hAnsi="Times New Roman" w:cs="Times New Roman"/>
        </w:rPr>
        <w:t xml:space="preserve"> Exa</w:t>
      </w:r>
      <w:r w:rsidR="00082ABF">
        <w:rPr>
          <w:rFonts w:ascii="Times New Roman" w:hAnsi="Times New Roman" w:cs="Times New Roman"/>
        </w:rPr>
        <w:t>mple features</w:t>
      </w:r>
      <w:r w:rsidR="00687B45">
        <w:rPr>
          <w:rFonts w:ascii="Times New Roman" w:hAnsi="Times New Roman" w:cs="Times New Roman"/>
        </w:rPr>
        <w:t xml:space="preserve"> are time-of-day, concept clusters,</w:t>
      </w:r>
      <w:r w:rsidR="004B3E0D">
        <w:rPr>
          <w:rFonts w:ascii="Times New Roman" w:hAnsi="Times New Roman" w:cs="Times New Roman"/>
        </w:rPr>
        <w:t xml:space="preserve"> topic estimates,</w:t>
      </w:r>
      <w:r w:rsidR="00687B45">
        <w:rPr>
          <w:rFonts w:ascii="Times New Roman" w:hAnsi="Times New Roman" w:cs="Times New Roman"/>
        </w:rPr>
        <w:t xml:space="preserve"> sentiment measures, and so on.</w:t>
      </w:r>
    </w:p>
    <w:p w14:paraId="5B88234A" w14:textId="6A33D932" w:rsidR="00BA0D8C" w:rsidRDefault="0063001E" w:rsidP="00904BF7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7628A" w:rsidRPr="001F730F">
        <w:rPr>
          <w:rFonts w:ascii="Times New Roman" w:hAnsi="Times New Roman" w:cs="Times New Roman"/>
        </w:rPr>
        <w:t>The inh</w:t>
      </w:r>
      <w:r w:rsidR="00343F1B">
        <w:rPr>
          <w:rFonts w:ascii="Times New Roman" w:hAnsi="Times New Roman" w:cs="Times New Roman"/>
        </w:rPr>
        <w:t>erent difficulty of the word prediction</w:t>
      </w:r>
      <w:r w:rsidR="004E4AB9">
        <w:rPr>
          <w:rFonts w:ascii="Times New Roman" w:hAnsi="Times New Roman" w:cs="Times New Roman"/>
        </w:rPr>
        <w:t xml:space="preserve"> task</w:t>
      </w:r>
      <w:r w:rsidR="00B7628A" w:rsidRPr="001F730F">
        <w:rPr>
          <w:rFonts w:ascii="Times New Roman" w:hAnsi="Times New Roman" w:cs="Times New Roman"/>
        </w:rPr>
        <w:t xml:space="preserve"> arises from the perplexity of natural language, essentially the weighted-average branching </w:t>
      </w:r>
      <w:r w:rsidR="004E4AB9">
        <w:rPr>
          <w:rFonts w:ascii="Times New Roman" w:hAnsi="Times New Roman" w:cs="Times New Roman"/>
        </w:rPr>
        <w:t>factor</w:t>
      </w:r>
      <w:r w:rsidR="00C544E8">
        <w:rPr>
          <w:rFonts w:ascii="Times New Roman" w:hAnsi="Times New Roman" w:cs="Times New Roman"/>
        </w:rPr>
        <w:t xml:space="preserve"> describ</w:t>
      </w:r>
      <w:r w:rsidR="004E4AB9">
        <w:rPr>
          <w:rFonts w:ascii="Times New Roman" w:hAnsi="Times New Roman" w:cs="Times New Roman"/>
        </w:rPr>
        <w:t>ing</w:t>
      </w:r>
      <w:r w:rsidR="00B9235B">
        <w:rPr>
          <w:rFonts w:ascii="Times New Roman" w:hAnsi="Times New Roman" w:cs="Times New Roman"/>
        </w:rPr>
        <w:t xml:space="preserve"> the enormous</w:t>
      </w:r>
      <w:r w:rsidR="00343DCC">
        <w:rPr>
          <w:rFonts w:ascii="Times New Roman" w:hAnsi="Times New Roman" w:cs="Times New Roman"/>
        </w:rPr>
        <w:t xml:space="preserve"> distribution of possible word sequences</w:t>
      </w:r>
      <w:r w:rsidR="00B7628A" w:rsidRPr="001F730F">
        <w:rPr>
          <w:rFonts w:ascii="Times New Roman" w:hAnsi="Times New Roman" w:cs="Times New Roman"/>
        </w:rPr>
        <w:t>.</w:t>
      </w:r>
      <w:r w:rsidR="0012416F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 xml:space="preserve"> Likewise, Zipf's law </w:t>
      </w:r>
      <w:r w:rsidR="00B7628A" w:rsidRPr="00C778C5">
        <w:rPr>
          <w:rFonts w:ascii="Times New Roman" w:hAnsi="Times New Roman" w:cs="Times New Roman"/>
        </w:rPr>
        <w:t xml:space="preserve">implies that although a few words will be very likely, the </w:t>
      </w:r>
      <w:r w:rsidR="00115291" w:rsidRPr="00C778C5">
        <w:rPr>
          <w:rFonts w:ascii="Times New Roman" w:hAnsi="Times New Roman" w:cs="Times New Roman"/>
        </w:rPr>
        <w:t xml:space="preserve">overwhelming </w:t>
      </w:r>
      <w:r w:rsidR="00B7628A" w:rsidRPr="00C778C5">
        <w:rPr>
          <w:rFonts w:ascii="Times New Roman" w:hAnsi="Times New Roman" w:cs="Times New Roman"/>
        </w:rPr>
        <w:t xml:space="preserve">majority of </w:t>
      </w:r>
      <w:r w:rsidR="00115291" w:rsidRPr="00C778C5">
        <w:rPr>
          <w:rFonts w:ascii="Times New Roman" w:hAnsi="Times New Roman" w:cs="Times New Roman"/>
        </w:rPr>
        <w:t>possible word predictions</w:t>
      </w:r>
      <w:r w:rsidR="00433A36" w:rsidRPr="00C778C5">
        <w:rPr>
          <w:rFonts w:ascii="Times New Roman" w:hAnsi="Times New Roman" w:cs="Times New Roman"/>
        </w:rPr>
        <w:t xml:space="preserve"> lie in the tail</w:t>
      </w:r>
      <w:r w:rsidR="00B7628A" w:rsidRPr="00C778C5">
        <w:rPr>
          <w:rFonts w:ascii="Times New Roman" w:hAnsi="Times New Roman" w:cs="Times New Roman"/>
        </w:rPr>
        <w:t xml:space="preserve"> of the word-distribution for </w:t>
      </w:r>
      <w:r w:rsidR="001C014B" w:rsidRPr="00C778C5">
        <w:rPr>
          <w:rFonts w:ascii="Times New Roman" w:hAnsi="Times New Roman" w:cs="Times New Roman"/>
        </w:rPr>
        <w:t>a given language (Manning</w:t>
      </w:r>
      <w:r w:rsidR="003F33CA" w:rsidRPr="00C778C5">
        <w:rPr>
          <w:rFonts w:ascii="Times New Roman" w:hAnsi="Times New Roman" w:cs="Times New Roman"/>
        </w:rPr>
        <w:t xml:space="preserve"> &amp; Schutze</w:t>
      </w:r>
      <w:r w:rsidR="001C014B" w:rsidRPr="00C778C5">
        <w:rPr>
          <w:rFonts w:ascii="Times New Roman" w:hAnsi="Times New Roman" w:cs="Times New Roman"/>
        </w:rPr>
        <w:t>, 1999</w:t>
      </w:r>
      <w:r w:rsidR="00335660" w:rsidRPr="00C778C5">
        <w:rPr>
          <w:rFonts w:ascii="Times New Roman" w:hAnsi="Times New Roman" w:cs="Times New Roman"/>
        </w:rPr>
        <w:t xml:space="preserve">; </w:t>
      </w:r>
      <w:r w:rsidR="00B7628A" w:rsidRPr="00C778C5">
        <w:rPr>
          <w:rFonts w:ascii="Times New Roman" w:hAnsi="Times New Roman" w:cs="Times New Roman"/>
        </w:rPr>
        <w:t>Quan Ha,</w:t>
      </w:r>
      <w:r w:rsidR="003F33CA" w:rsidRPr="00C778C5">
        <w:rPr>
          <w:rFonts w:ascii="Times New Roman" w:hAnsi="Times New Roman" w:cs="Times New Roman"/>
        </w:rPr>
        <w:t xml:space="preserve"> Hannah, Ming, &amp; Smith,</w:t>
      </w:r>
      <w:r w:rsidR="00B7628A" w:rsidRPr="00C778C5">
        <w:rPr>
          <w:rFonts w:ascii="Times New Roman" w:hAnsi="Times New Roman" w:cs="Times New Roman"/>
        </w:rPr>
        <w:t xml:space="preserve"> 2003</w:t>
      </w:r>
      <w:r w:rsidR="005D1D51">
        <w:rPr>
          <w:rFonts w:ascii="Times New Roman" w:hAnsi="Times New Roman" w:cs="Times New Roman"/>
        </w:rPr>
        <w:t>).  S</w:t>
      </w:r>
      <w:r w:rsidR="00B7628A" w:rsidRPr="00C778C5">
        <w:rPr>
          <w:rFonts w:ascii="Times New Roman" w:hAnsi="Times New Roman" w:cs="Times New Roman"/>
        </w:rPr>
        <w:t>ubjects tend to re</w:t>
      </w:r>
      <w:r w:rsidR="00D94B71" w:rsidRPr="00C778C5">
        <w:rPr>
          <w:rFonts w:ascii="Times New Roman" w:hAnsi="Times New Roman" w:cs="Times New Roman"/>
        </w:rPr>
        <w:t>use certain word sequences, conveniently</w:t>
      </w:r>
      <w:r w:rsidR="00B7628A" w:rsidRPr="00C778C5">
        <w:rPr>
          <w:rFonts w:ascii="Times New Roman" w:hAnsi="Times New Roman" w:cs="Times New Roman"/>
        </w:rPr>
        <w:t xml:space="preserve"> making</w:t>
      </w:r>
      <w:r w:rsidR="00B7628A" w:rsidRPr="001F730F">
        <w:rPr>
          <w:rFonts w:ascii="Times New Roman" w:hAnsi="Times New Roman" w:cs="Times New Roman"/>
        </w:rPr>
        <w:t xml:space="preserve"> personal language </w:t>
      </w:r>
      <w:r w:rsidR="00B7628A" w:rsidRPr="001F730F">
        <w:rPr>
          <w:rFonts w:ascii="Times New Roman" w:hAnsi="Times New Roman" w:cs="Times New Roman"/>
        </w:rPr>
        <w:lastRenderedPageBreak/>
        <w:t xml:space="preserve">models easier to estimate than general models: given a sequence of previous words, a handful of words dominate the probability distribution of possible next words. </w:t>
      </w:r>
      <w:r w:rsidR="0012416F">
        <w:rPr>
          <w:rFonts w:ascii="Times New Roman" w:hAnsi="Times New Roman" w:cs="Times New Roman"/>
        </w:rPr>
        <w:t xml:space="preserve"> </w:t>
      </w:r>
      <w:r w:rsidR="00624029">
        <w:rPr>
          <w:rFonts w:ascii="Times New Roman" w:hAnsi="Times New Roman" w:cs="Times New Roman"/>
        </w:rPr>
        <w:t>But o</w:t>
      </w:r>
      <w:r w:rsidR="00B7628A" w:rsidRPr="001F730F">
        <w:rPr>
          <w:rFonts w:ascii="Times New Roman" w:hAnsi="Times New Roman" w:cs="Times New Roman"/>
        </w:rPr>
        <w:t xml:space="preserve">n the other </w:t>
      </w:r>
      <w:r w:rsidR="009E056A">
        <w:rPr>
          <w:rFonts w:ascii="Times New Roman" w:hAnsi="Times New Roman" w:cs="Times New Roman"/>
        </w:rPr>
        <w:t>hand</w:t>
      </w:r>
      <w:r w:rsidR="004F38A4">
        <w:rPr>
          <w:rFonts w:ascii="Times New Roman" w:hAnsi="Times New Roman" w:cs="Times New Roman"/>
        </w:rPr>
        <w:t>,</w:t>
      </w:r>
      <w:r w:rsidR="009E056A">
        <w:rPr>
          <w:rFonts w:ascii="Times New Roman" w:hAnsi="Times New Roman" w:cs="Times New Roman"/>
        </w:rPr>
        <w:t xml:space="preserve"> most</w:t>
      </w:r>
      <w:r w:rsidR="00CC72D9" w:rsidRPr="001F730F">
        <w:rPr>
          <w:rFonts w:ascii="Times New Roman" w:hAnsi="Times New Roman" w:cs="Times New Roman"/>
        </w:rPr>
        <w:t xml:space="preserve"> words lie</w:t>
      </w:r>
      <w:r w:rsidR="00B7628A" w:rsidRPr="001F730F">
        <w:rPr>
          <w:rFonts w:ascii="Times New Roman" w:hAnsi="Times New Roman" w:cs="Times New Roman"/>
        </w:rPr>
        <w:t xml:space="preserve"> in the middle and far end</w:t>
      </w:r>
      <w:r w:rsidR="0048643C">
        <w:rPr>
          <w:rFonts w:ascii="Times New Roman" w:hAnsi="Times New Roman" w:cs="Times New Roman"/>
        </w:rPr>
        <w:t xml:space="preserve"> of this distribution, and</w:t>
      </w:r>
      <w:r w:rsidR="00652113">
        <w:rPr>
          <w:rFonts w:ascii="Times New Roman" w:hAnsi="Times New Roman" w:cs="Times New Roman"/>
        </w:rPr>
        <w:t xml:space="preserve"> such</w:t>
      </w:r>
      <w:r w:rsidR="00AF5CAD">
        <w:rPr>
          <w:rFonts w:ascii="Times New Roman" w:hAnsi="Times New Roman" w:cs="Times New Roman"/>
        </w:rPr>
        <w:t xml:space="preserve"> words</w:t>
      </w:r>
      <w:r w:rsidR="00044845">
        <w:rPr>
          <w:rFonts w:ascii="Times New Roman" w:hAnsi="Times New Roman" w:cs="Times New Roman"/>
        </w:rPr>
        <w:t xml:space="preserve"> occur often.</w:t>
      </w:r>
    </w:p>
    <w:p w14:paraId="43363AB2" w14:textId="1FFD829A" w:rsidR="00B7628A" w:rsidRPr="001F730F" w:rsidRDefault="00BA0D8C" w:rsidP="001A3334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1F730F">
        <w:rPr>
          <w:rFonts w:ascii="Times New Roman" w:hAnsi="Times New Roman" w:cs="Times New Roman"/>
          <w:b/>
          <w:bCs/>
        </w:rPr>
        <w:t>Background</w:t>
      </w:r>
    </w:p>
    <w:p w14:paraId="69BF4770" w14:textId="159692A7" w:rsidR="004A6784" w:rsidRPr="003676F2" w:rsidRDefault="0063001E" w:rsidP="006846D7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7628A" w:rsidRPr="001F730F">
        <w:rPr>
          <w:rFonts w:ascii="Times New Roman" w:hAnsi="Times New Roman" w:cs="Times New Roman"/>
        </w:rPr>
        <w:t xml:space="preserve">The majority of existing </w:t>
      </w:r>
      <w:r w:rsidR="008B7B99">
        <w:rPr>
          <w:rFonts w:ascii="Times New Roman" w:hAnsi="Times New Roman" w:cs="Times New Roman"/>
        </w:rPr>
        <w:t xml:space="preserve">word prediction </w:t>
      </w:r>
      <w:r w:rsidR="00690CD0">
        <w:rPr>
          <w:rFonts w:ascii="Times New Roman" w:hAnsi="Times New Roman" w:cs="Times New Roman"/>
        </w:rPr>
        <w:t xml:space="preserve">methods rely on optimized Markov </w:t>
      </w:r>
      <w:r w:rsidR="0023758D">
        <w:rPr>
          <w:rFonts w:ascii="Times New Roman" w:hAnsi="Times New Roman" w:cs="Times New Roman"/>
        </w:rPr>
        <w:t>models, commonly known as</w:t>
      </w:r>
      <w:r w:rsidR="004566B4">
        <w:rPr>
          <w:rFonts w:ascii="Times New Roman" w:hAnsi="Times New Roman" w:cs="Times New Roman"/>
        </w:rPr>
        <w:t xml:space="preserve"> n-gram</w:t>
      </w:r>
      <w:r w:rsidR="00F44331">
        <w:rPr>
          <w:rFonts w:ascii="Times New Roman" w:hAnsi="Times New Roman" w:cs="Times New Roman"/>
        </w:rPr>
        <w:t xml:space="preserve"> models</w:t>
      </w:r>
      <w:r w:rsidR="004A38E5">
        <w:rPr>
          <w:rFonts w:ascii="Times New Roman" w:hAnsi="Times New Roman" w:cs="Times New Roman"/>
        </w:rPr>
        <w:t>.</w:t>
      </w:r>
      <w:r w:rsidR="00131BB1">
        <w:rPr>
          <w:rFonts w:ascii="Times New Roman" w:hAnsi="Times New Roman" w:cs="Times New Roman"/>
        </w:rPr>
        <w:t xml:space="preserve"> </w:t>
      </w:r>
      <w:r w:rsidR="004A38E5">
        <w:rPr>
          <w:rFonts w:ascii="Times New Roman" w:hAnsi="Times New Roman" w:cs="Times New Roman"/>
        </w:rPr>
        <w:t xml:space="preserve"> These</w:t>
      </w:r>
      <w:r w:rsidR="00B7628A" w:rsidRPr="001F730F">
        <w:rPr>
          <w:rFonts w:ascii="Times New Roman" w:hAnsi="Times New Roman" w:cs="Times New Roman"/>
        </w:rPr>
        <w:t xml:space="preserve"> </w:t>
      </w:r>
      <w:r w:rsidR="00B7628A" w:rsidRPr="00086C6C">
        <w:rPr>
          <w:rFonts w:ascii="Times New Roman" w:hAnsi="Times New Roman" w:cs="Times New Roman"/>
        </w:rPr>
        <w:t>predict words based on the conditional probabilities given by the prece</w:t>
      </w:r>
      <w:r w:rsidR="00BD106F" w:rsidRPr="00086C6C">
        <w:rPr>
          <w:rFonts w:ascii="Times New Roman" w:hAnsi="Times New Roman" w:cs="Times New Roman"/>
        </w:rPr>
        <w:t>ding word sequence of n-1 words</w:t>
      </w:r>
      <w:r w:rsidR="00392F78" w:rsidRPr="00086C6C">
        <w:rPr>
          <w:rFonts w:ascii="Times New Roman" w:hAnsi="Times New Roman" w:cs="Times New Roman"/>
        </w:rPr>
        <w:t>:</w:t>
      </w:r>
      <w:r w:rsidR="00BD106F" w:rsidRPr="00086C6C">
        <w:rPr>
          <w:rFonts w:ascii="Times New Roman" w:hAnsi="Times New Roman" w:cs="Times New Roman"/>
        </w:rPr>
        <w:t xml:space="preserve"> P(w</w:t>
      </w:r>
      <w:r w:rsidR="00BD106F" w:rsidRPr="00086C6C">
        <w:rPr>
          <w:rFonts w:ascii="Times New Roman" w:hAnsi="Times New Roman" w:cs="Times New Roman"/>
          <w:vertAlign w:val="subscript"/>
        </w:rPr>
        <w:t>n</w:t>
      </w:r>
      <w:r w:rsidR="00BD106F" w:rsidRPr="00086C6C">
        <w:rPr>
          <w:rFonts w:ascii="Times New Roman" w:hAnsi="Times New Roman" w:cs="Times New Roman"/>
        </w:rPr>
        <w:t xml:space="preserve">) = </w:t>
      </w:r>
      <w:r w:rsidR="00B7628A" w:rsidRPr="00086C6C">
        <w:rPr>
          <w:rFonts w:ascii="Times New Roman" w:hAnsi="Times New Roman" w:cs="Times New Roman"/>
        </w:rPr>
        <w:t>P(w</w:t>
      </w:r>
      <w:r w:rsidR="00B7628A" w:rsidRPr="00086C6C">
        <w:rPr>
          <w:rFonts w:ascii="Times New Roman" w:hAnsi="Times New Roman" w:cs="Times New Roman"/>
          <w:vertAlign w:val="subscript"/>
        </w:rPr>
        <w:t>n</w:t>
      </w:r>
      <w:r w:rsidR="00B7628A" w:rsidRPr="00086C6C">
        <w:rPr>
          <w:rFonts w:ascii="Times New Roman" w:hAnsi="Times New Roman" w:cs="Times New Roman"/>
        </w:rPr>
        <w:t>|w</w:t>
      </w:r>
      <w:r w:rsidR="00B7628A" w:rsidRPr="00086C6C">
        <w:rPr>
          <w:rFonts w:ascii="Times New Roman" w:hAnsi="Times New Roman" w:cs="Times New Roman"/>
          <w:vertAlign w:val="subscript"/>
        </w:rPr>
        <w:t>1</w:t>
      </w:r>
      <w:r w:rsidR="00B7628A" w:rsidRPr="00086C6C">
        <w:rPr>
          <w:rFonts w:ascii="Times New Roman" w:hAnsi="Times New Roman" w:cs="Times New Roman"/>
        </w:rPr>
        <w:t>...w</w:t>
      </w:r>
      <w:r w:rsidR="00B7628A" w:rsidRPr="00086C6C">
        <w:rPr>
          <w:rFonts w:ascii="Times New Roman" w:hAnsi="Times New Roman" w:cs="Times New Roman"/>
          <w:vertAlign w:val="subscript"/>
        </w:rPr>
        <w:t>n-1</w:t>
      </w:r>
      <w:r w:rsidR="00B7628A" w:rsidRPr="00086C6C">
        <w:rPr>
          <w:rFonts w:ascii="Times New Roman" w:hAnsi="Times New Roman" w:cs="Times New Roman"/>
        </w:rPr>
        <w:t>)</w:t>
      </w:r>
      <w:r w:rsidR="00050563">
        <w:rPr>
          <w:rFonts w:ascii="Times New Roman" w:hAnsi="Times New Roman" w:cs="Times New Roman"/>
        </w:rPr>
        <w:t>, for which</w:t>
      </w:r>
      <w:r w:rsidR="00117219" w:rsidRPr="00086C6C">
        <w:rPr>
          <w:rFonts w:ascii="Times New Roman" w:hAnsi="Times New Roman" w:cs="Times New Roman"/>
        </w:rPr>
        <w:t xml:space="preserve"> the</w:t>
      </w:r>
      <w:r w:rsidR="00871B63" w:rsidRPr="00086C6C">
        <w:rPr>
          <w:rFonts w:ascii="Times New Roman" w:hAnsi="Times New Roman" w:cs="Times New Roman"/>
        </w:rPr>
        <w:t xml:space="preserve"> </w:t>
      </w:r>
      <w:r w:rsidR="00240AA7" w:rsidRPr="00086C6C">
        <w:rPr>
          <w:rFonts w:ascii="Times New Roman" w:hAnsi="Times New Roman" w:cs="Times New Roman"/>
        </w:rPr>
        <w:t>w</w:t>
      </w:r>
      <w:r w:rsidR="00240AA7" w:rsidRPr="00086C6C">
        <w:rPr>
          <w:rFonts w:ascii="Times New Roman" w:hAnsi="Times New Roman" w:cs="Times New Roman"/>
          <w:vertAlign w:val="subscript"/>
        </w:rPr>
        <w:t>n</w:t>
      </w:r>
      <w:r w:rsidR="00B7628A" w:rsidRPr="00086C6C">
        <w:rPr>
          <w:rFonts w:ascii="Times New Roman" w:hAnsi="Times New Roman" w:cs="Times New Roman"/>
        </w:rPr>
        <w:t xml:space="preserve"> w</w:t>
      </w:r>
      <w:r w:rsidR="00C53315" w:rsidRPr="00086C6C">
        <w:rPr>
          <w:rFonts w:ascii="Times New Roman" w:hAnsi="Times New Roman" w:cs="Times New Roman"/>
        </w:rPr>
        <w:t>ith the</w:t>
      </w:r>
      <w:r w:rsidR="00123126">
        <w:rPr>
          <w:rFonts w:ascii="Times New Roman" w:hAnsi="Times New Roman" w:cs="Times New Roman"/>
        </w:rPr>
        <w:t xml:space="preserve"> g</w:t>
      </w:r>
      <w:r w:rsidR="008C6938">
        <w:rPr>
          <w:rFonts w:ascii="Times New Roman" w:hAnsi="Times New Roman" w:cs="Times New Roman"/>
        </w:rPr>
        <w:t>reatest likelihood is the b</w:t>
      </w:r>
      <w:r w:rsidR="00123126">
        <w:rPr>
          <w:rFonts w:ascii="Times New Roman" w:hAnsi="Times New Roman" w:cs="Times New Roman"/>
        </w:rPr>
        <w:t>est</w:t>
      </w:r>
      <w:r w:rsidR="00B7628A" w:rsidRPr="00086C6C">
        <w:rPr>
          <w:rFonts w:ascii="Times New Roman" w:hAnsi="Times New Roman" w:cs="Times New Roman"/>
        </w:rPr>
        <w:t xml:space="preserve"> candidate predic</w:t>
      </w:r>
      <w:r w:rsidR="00D07E50" w:rsidRPr="00086C6C">
        <w:rPr>
          <w:rFonts w:ascii="Times New Roman" w:hAnsi="Times New Roman" w:cs="Times New Roman"/>
        </w:rPr>
        <w:t>tion.</w:t>
      </w:r>
      <w:r w:rsidR="0012416F" w:rsidRPr="00086C6C">
        <w:rPr>
          <w:rFonts w:ascii="Times New Roman" w:hAnsi="Times New Roman" w:cs="Times New Roman"/>
        </w:rPr>
        <w:t xml:space="preserve"> </w:t>
      </w:r>
      <w:r w:rsidR="00D07E50" w:rsidRPr="00086C6C">
        <w:rPr>
          <w:rFonts w:ascii="Times New Roman" w:hAnsi="Times New Roman" w:cs="Times New Roman"/>
        </w:rPr>
        <w:t xml:space="preserve"> Very large training corpora</w:t>
      </w:r>
      <w:r w:rsidR="001B2DDF">
        <w:rPr>
          <w:rFonts w:ascii="Times New Roman" w:hAnsi="Times New Roman" w:cs="Times New Roman"/>
        </w:rPr>
        <w:t xml:space="preserve"> are required</w:t>
      </w:r>
      <w:r w:rsidR="00B7628A" w:rsidRPr="001F730F">
        <w:rPr>
          <w:rFonts w:ascii="Times New Roman" w:hAnsi="Times New Roman" w:cs="Times New Roman"/>
        </w:rPr>
        <w:t xml:space="preserve"> to estimate the conditional probability of words given previous w</w:t>
      </w:r>
      <w:r w:rsidR="00C5222B" w:rsidRPr="001F730F">
        <w:rPr>
          <w:rFonts w:ascii="Times New Roman" w:hAnsi="Times New Roman" w:cs="Times New Roman"/>
        </w:rPr>
        <w:t>ord sequences of length n, with n typically ranging</w:t>
      </w:r>
      <w:r w:rsidR="00B7628A" w:rsidRPr="001F730F">
        <w:rPr>
          <w:rFonts w:ascii="Times New Roman" w:hAnsi="Times New Roman" w:cs="Times New Roman"/>
        </w:rPr>
        <w:t xml:space="preserve"> from one to five.</w:t>
      </w:r>
      <w:r w:rsidR="0012416F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 xml:space="preserve"> The most effective ver</w:t>
      </w:r>
      <w:r w:rsidR="00AF5CAD">
        <w:rPr>
          <w:rFonts w:ascii="Times New Roman" w:hAnsi="Times New Roman" w:cs="Times New Roman"/>
        </w:rPr>
        <w:t>sions use interpolation methods to predict</w:t>
      </w:r>
      <w:r w:rsidR="00B7628A" w:rsidRPr="001F730F">
        <w:rPr>
          <w:rFonts w:ascii="Times New Roman" w:hAnsi="Times New Roman" w:cs="Times New Roman"/>
        </w:rPr>
        <w:t xml:space="preserve"> words based on a weighted mean derived from multiple n-gram model estimate</w:t>
      </w:r>
      <w:r w:rsidR="004F49EA">
        <w:rPr>
          <w:rFonts w:ascii="Times New Roman" w:hAnsi="Times New Roman" w:cs="Times New Roman"/>
        </w:rPr>
        <w:t>s (Jelinek and Mercer, 1980).</w:t>
      </w:r>
      <w:r w:rsidR="00F65632">
        <w:rPr>
          <w:rFonts w:ascii="Times New Roman" w:hAnsi="Times New Roman" w:cs="Times New Roman"/>
        </w:rPr>
        <w:t xml:space="preserve"> </w:t>
      </w:r>
      <w:r w:rsidR="004F49EA">
        <w:rPr>
          <w:rFonts w:ascii="Times New Roman" w:hAnsi="Times New Roman" w:cs="Times New Roman"/>
        </w:rPr>
        <w:t xml:space="preserve"> </w:t>
      </w:r>
      <w:r w:rsidR="006D797B">
        <w:rPr>
          <w:rFonts w:ascii="Times New Roman" w:hAnsi="Times New Roman" w:cs="Times New Roman"/>
        </w:rPr>
        <w:t>For n=3, t</w:t>
      </w:r>
      <w:r w:rsidR="004F49EA">
        <w:rPr>
          <w:rFonts w:ascii="Times New Roman" w:hAnsi="Times New Roman" w:cs="Times New Roman"/>
        </w:rPr>
        <w:t>he mean es</w:t>
      </w:r>
      <w:r w:rsidR="006D797B">
        <w:rPr>
          <w:rFonts w:ascii="Times New Roman" w:hAnsi="Times New Roman" w:cs="Times New Roman"/>
        </w:rPr>
        <w:t>timate</w:t>
      </w:r>
      <w:r w:rsidR="004F49EA">
        <w:rPr>
          <w:rFonts w:ascii="Times New Roman" w:hAnsi="Times New Roman" w:cs="Times New Roman"/>
        </w:rPr>
        <w:t xml:space="preserve"> would be expressed </w:t>
      </w:r>
      <w:r w:rsidR="004F49EA" w:rsidRPr="00D062F5">
        <w:rPr>
          <w:rFonts w:ascii="Times New Roman" w:hAnsi="Times New Roman" w:cs="Times New Roman"/>
        </w:rPr>
        <w:t>as</w:t>
      </w:r>
      <w:r w:rsidR="00D062F5">
        <w:rPr>
          <w:rFonts w:ascii="Times New Roman" w:hAnsi="Times New Roman" w:cs="Times New Roman"/>
        </w:rPr>
        <w:t xml:space="preserve"> P(w</w:t>
      </w:r>
      <w:r w:rsidR="00D062F5">
        <w:rPr>
          <w:rFonts w:ascii="Times New Roman" w:hAnsi="Times New Roman" w:cs="Times New Roman"/>
          <w:vertAlign w:val="subscript"/>
        </w:rPr>
        <w:t>3</w:t>
      </w:r>
      <w:r w:rsidR="00D062F5">
        <w:rPr>
          <w:rFonts w:ascii="Times New Roman" w:hAnsi="Times New Roman" w:cs="Times New Roman"/>
        </w:rPr>
        <w:t>|w</w:t>
      </w:r>
      <w:r w:rsidR="00D062F5">
        <w:rPr>
          <w:rFonts w:ascii="Times New Roman" w:hAnsi="Times New Roman" w:cs="Times New Roman"/>
          <w:vertAlign w:val="subscript"/>
        </w:rPr>
        <w:t>1</w:t>
      </w:r>
      <w:r w:rsidR="00D062F5">
        <w:rPr>
          <w:rFonts w:ascii="Times New Roman" w:hAnsi="Times New Roman" w:cs="Times New Roman"/>
        </w:rPr>
        <w:t>w</w:t>
      </w:r>
      <w:r w:rsidR="00D062F5">
        <w:rPr>
          <w:rFonts w:ascii="Times New Roman" w:hAnsi="Times New Roman" w:cs="Times New Roman"/>
          <w:vertAlign w:val="subscript"/>
        </w:rPr>
        <w:t>2</w:t>
      </w:r>
      <w:r w:rsidR="00D062F5">
        <w:rPr>
          <w:rFonts w:ascii="Times New Roman" w:hAnsi="Times New Roman" w:cs="Times New Roman"/>
        </w:rPr>
        <w:t xml:space="preserve">) = </w:t>
      </w:r>
      <w:r w:rsidR="00D062F5" w:rsidRPr="00E52009">
        <w:rPr>
          <w:rFonts w:ascii="Times New Roman" w:hAnsi="Times New Roman" w:cs="Times New Roman"/>
        </w:rPr>
        <w:t>λ</w:t>
      </w:r>
      <w:r w:rsidR="00D062F5">
        <w:rPr>
          <w:rFonts w:ascii="Times New Roman" w:hAnsi="Times New Roman" w:cs="Times New Roman"/>
          <w:vertAlign w:val="subscript"/>
        </w:rPr>
        <w:t>3</w:t>
      </w:r>
      <w:r w:rsidR="00D062F5" w:rsidRPr="00D062F5">
        <w:rPr>
          <w:rFonts w:ascii="Times New Roman" w:hAnsi="Times New Roman" w:cs="Times New Roman"/>
        </w:rPr>
        <w:t xml:space="preserve"> </w:t>
      </w:r>
      <w:r w:rsidR="00D062F5">
        <w:rPr>
          <w:rFonts w:ascii="Times New Roman" w:hAnsi="Times New Roman" w:cs="Times New Roman"/>
        </w:rPr>
        <w:t>P(w</w:t>
      </w:r>
      <w:r w:rsidR="00D062F5">
        <w:rPr>
          <w:rFonts w:ascii="Times New Roman" w:hAnsi="Times New Roman" w:cs="Times New Roman"/>
          <w:vertAlign w:val="subscript"/>
        </w:rPr>
        <w:t>3</w:t>
      </w:r>
      <w:r w:rsidR="00D062F5">
        <w:rPr>
          <w:rFonts w:ascii="Times New Roman" w:hAnsi="Times New Roman" w:cs="Times New Roman"/>
        </w:rPr>
        <w:t>|w</w:t>
      </w:r>
      <w:r w:rsidR="00D062F5">
        <w:rPr>
          <w:rFonts w:ascii="Times New Roman" w:hAnsi="Times New Roman" w:cs="Times New Roman"/>
          <w:vertAlign w:val="subscript"/>
        </w:rPr>
        <w:t>1</w:t>
      </w:r>
      <w:r w:rsidR="00D062F5">
        <w:rPr>
          <w:rFonts w:ascii="Times New Roman" w:hAnsi="Times New Roman" w:cs="Times New Roman"/>
        </w:rPr>
        <w:t>w</w:t>
      </w:r>
      <w:r w:rsidR="00D062F5">
        <w:rPr>
          <w:rFonts w:ascii="Times New Roman" w:hAnsi="Times New Roman" w:cs="Times New Roman"/>
          <w:vertAlign w:val="subscript"/>
        </w:rPr>
        <w:t>2</w:t>
      </w:r>
      <w:r w:rsidR="00D062F5">
        <w:rPr>
          <w:rFonts w:ascii="Times New Roman" w:hAnsi="Times New Roman" w:cs="Times New Roman"/>
        </w:rPr>
        <w:t xml:space="preserve">) + </w:t>
      </w:r>
      <w:r w:rsidR="00D062F5" w:rsidRPr="00E52009">
        <w:rPr>
          <w:rFonts w:ascii="Times New Roman" w:hAnsi="Times New Roman" w:cs="Times New Roman"/>
        </w:rPr>
        <w:t>λ</w:t>
      </w:r>
      <w:r w:rsidR="00D062F5">
        <w:rPr>
          <w:rFonts w:ascii="Times New Roman" w:hAnsi="Times New Roman" w:cs="Times New Roman"/>
          <w:vertAlign w:val="subscript"/>
        </w:rPr>
        <w:t>2</w:t>
      </w:r>
      <w:r w:rsidR="00D062F5" w:rsidRPr="00D062F5">
        <w:rPr>
          <w:rFonts w:ascii="Times New Roman" w:hAnsi="Times New Roman" w:cs="Times New Roman"/>
        </w:rPr>
        <w:t xml:space="preserve"> </w:t>
      </w:r>
      <w:r w:rsidR="00D062F5">
        <w:rPr>
          <w:rFonts w:ascii="Times New Roman" w:hAnsi="Times New Roman" w:cs="Times New Roman"/>
        </w:rPr>
        <w:t>P(w</w:t>
      </w:r>
      <w:r w:rsidR="00D062F5">
        <w:rPr>
          <w:rFonts w:ascii="Times New Roman" w:hAnsi="Times New Roman" w:cs="Times New Roman"/>
          <w:vertAlign w:val="subscript"/>
        </w:rPr>
        <w:t>3</w:t>
      </w:r>
      <w:r w:rsidR="00D062F5">
        <w:rPr>
          <w:rFonts w:ascii="Times New Roman" w:hAnsi="Times New Roman" w:cs="Times New Roman"/>
        </w:rPr>
        <w:t>|w</w:t>
      </w:r>
      <w:r w:rsidR="00D062F5">
        <w:rPr>
          <w:rFonts w:ascii="Times New Roman" w:hAnsi="Times New Roman" w:cs="Times New Roman"/>
          <w:vertAlign w:val="subscript"/>
        </w:rPr>
        <w:t>2</w:t>
      </w:r>
      <w:r w:rsidR="00D062F5">
        <w:rPr>
          <w:rFonts w:ascii="Times New Roman" w:hAnsi="Times New Roman" w:cs="Times New Roman"/>
        </w:rPr>
        <w:t xml:space="preserve">) + </w:t>
      </w:r>
      <w:r w:rsidR="00D062F5" w:rsidRPr="00E52009">
        <w:rPr>
          <w:rFonts w:ascii="Times New Roman" w:hAnsi="Times New Roman" w:cs="Times New Roman"/>
        </w:rPr>
        <w:t>λ</w:t>
      </w:r>
      <w:r w:rsidR="00D062F5">
        <w:rPr>
          <w:rFonts w:ascii="Times New Roman" w:hAnsi="Times New Roman" w:cs="Times New Roman"/>
          <w:vertAlign w:val="subscript"/>
        </w:rPr>
        <w:t>1</w:t>
      </w:r>
      <w:r w:rsidR="00D062F5" w:rsidRPr="00D062F5">
        <w:rPr>
          <w:rFonts w:ascii="Times New Roman" w:hAnsi="Times New Roman" w:cs="Times New Roman"/>
        </w:rPr>
        <w:t xml:space="preserve"> </w:t>
      </w:r>
      <w:r w:rsidR="00D062F5">
        <w:rPr>
          <w:rFonts w:ascii="Times New Roman" w:hAnsi="Times New Roman" w:cs="Times New Roman"/>
        </w:rPr>
        <w:t>P(w</w:t>
      </w:r>
      <w:r w:rsidR="00D062F5">
        <w:rPr>
          <w:rFonts w:ascii="Times New Roman" w:hAnsi="Times New Roman" w:cs="Times New Roman"/>
          <w:vertAlign w:val="subscript"/>
        </w:rPr>
        <w:t>3</w:t>
      </w:r>
      <w:r w:rsidR="00D062F5">
        <w:rPr>
          <w:rFonts w:ascii="Times New Roman" w:hAnsi="Times New Roman" w:cs="Times New Roman"/>
        </w:rPr>
        <w:t>)</w:t>
      </w:r>
      <w:r w:rsidR="006846D7">
        <w:rPr>
          <w:rFonts w:ascii="Times New Roman" w:hAnsi="Times New Roman" w:cs="Times New Roman"/>
        </w:rPr>
        <w:t>,</w:t>
      </w:r>
      <w:r w:rsidR="001C7963">
        <w:rPr>
          <w:rFonts w:ascii="Times New Roman" w:hAnsi="Times New Roman" w:cs="Times New Roman"/>
        </w:rPr>
        <w:t xml:space="preserve"> with</w:t>
      </w:r>
      <w:r w:rsidR="00E52009">
        <w:rPr>
          <w:rFonts w:ascii="Times New Roman" w:hAnsi="Times New Roman" w:cs="Times New Roman"/>
        </w:rPr>
        <w:t xml:space="preserve"> </w:t>
      </w:r>
      <w:r w:rsidR="00E52009" w:rsidRPr="00E52009">
        <w:rPr>
          <w:rFonts w:ascii="Times New Roman" w:hAnsi="Times New Roman" w:cs="Times New Roman"/>
        </w:rPr>
        <w:t>0.0 ≤ λ</w:t>
      </w:r>
      <w:r w:rsidR="00E52009" w:rsidRPr="00E52009">
        <w:rPr>
          <w:rFonts w:ascii="Times New Roman" w:hAnsi="Times New Roman" w:cs="Times New Roman"/>
          <w:vertAlign w:val="subscript"/>
        </w:rPr>
        <w:t>i</w:t>
      </w:r>
      <w:r w:rsidR="00E52009" w:rsidRPr="00E52009">
        <w:rPr>
          <w:rFonts w:ascii="Times New Roman" w:hAnsi="Times New Roman" w:cs="Times New Roman"/>
        </w:rPr>
        <w:t xml:space="preserve"> ≤ 1.0</w:t>
      </w:r>
      <w:r w:rsidR="00E52009">
        <w:rPr>
          <w:rFonts w:ascii="Times New Roman" w:hAnsi="Times New Roman" w:cs="Times New Roman"/>
        </w:rPr>
        <w:t xml:space="preserve">, </w:t>
      </w:r>
      <w:commentRangeStart w:id="4"/>
      <w:r w:rsidR="009B774B" w:rsidRPr="001F730F">
        <w:rPr>
          <w:rFonts w:ascii="Times New Roman" w:hAnsi="Times New Roman" w:cs="Times New Roman"/>
        </w:rPr>
        <w:t>the</w:t>
      </w:r>
      <w:r w:rsidR="00B7628A" w:rsidRPr="001F730F">
        <w:rPr>
          <w:rFonts w:ascii="Times New Roman" w:hAnsi="Times New Roman" w:cs="Times New Roman"/>
        </w:rPr>
        <w:t xml:space="preserve"> </w:t>
      </w:r>
      <w:r w:rsidR="00E52009" w:rsidRPr="00E52009">
        <w:rPr>
          <w:rFonts w:ascii="Times New Roman" w:hAnsi="Times New Roman" w:cs="Times New Roman"/>
        </w:rPr>
        <w:t>λ</w:t>
      </w:r>
      <w:r w:rsidR="009B774B" w:rsidRPr="001F730F">
        <w:rPr>
          <w:rFonts w:ascii="Times New Roman" w:hAnsi="Times New Roman" w:cs="Times New Roman"/>
        </w:rPr>
        <w:t xml:space="preserve"> weights</w:t>
      </w:r>
      <w:r w:rsidR="00507251" w:rsidRPr="001F730F">
        <w:rPr>
          <w:rFonts w:ascii="Times New Roman" w:hAnsi="Times New Roman" w:cs="Times New Roman"/>
        </w:rPr>
        <w:t xml:space="preserve"> </w:t>
      </w:r>
      <w:commentRangeEnd w:id="4"/>
      <w:r w:rsidR="005F0EE9">
        <w:rPr>
          <w:rStyle w:val="CommentReference"/>
        </w:rPr>
        <w:commentReference w:id="4"/>
      </w:r>
      <w:r w:rsidR="00507251" w:rsidRPr="001F730F">
        <w:rPr>
          <w:rFonts w:ascii="Times New Roman" w:hAnsi="Times New Roman" w:cs="Times New Roman"/>
        </w:rPr>
        <w:t>sum</w:t>
      </w:r>
      <w:r w:rsidR="001C7963">
        <w:rPr>
          <w:rFonts w:ascii="Times New Roman" w:hAnsi="Times New Roman" w:cs="Times New Roman"/>
        </w:rPr>
        <w:t>ming</w:t>
      </w:r>
      <w:r w:rsidR="00507251" w:rsidRPr="001F730F">
        <w:rPr>
          <w:rFonts w:ascii="Times New Roman" w:hAnsi="Times New Roman" w:cs="Times New Roman"/>
        </w:rPr>
        <w:t xml:space="preserve"> to 1.0</w:t>
      </w:r>
      <w:r w:rsidR="00FD35E3" w:rsidRPr="001F730F">
        <w:rPr>
          <w:rFonts w:ascii="Times New Roman" w:hAnsi="Times New Roman" w:cs="Times New Roman"/>
        </w:rPr>
        <w:t>,</w:t>
      </w:r>
      <w:r w:rsidR="00F65DB0">
        <w:rPr>
          <w:rFonts w:ascii="Times New Roman" w:hAnsi="Times New Roman" w:cs="Times New Roman"/>
        </w:rPr>
        <w:t xml:space="preserve"> and</w:t>
      </w:r>
      <w:r w:rsidR="00C54AEA">
        <w:rPr>
          <w:rFonts w:ascii="Times New Roman" w:hAnsi="Times New Roman" w:cs="Times New Roman"/>
        </w:rPr>
        <w:t xml:space="preserve"> </w:t>
      </w:r>
      <w:r w:rsidR="001835C0">
        <w:rPr>
          <w:rFonts w:ascii="Times New Roman" w:hAnsi="Times New Roman" w:cs="Times New Roman"/>
        </w:rPr>
        <w:t>each</w:t>
      </w:r>
      <w:r w:rsidR="001C7963">
        <w:rPr>
          <w:rFonts w:ascii="Times New Roman" w:hAnsi="Times New Roman" w:cs="Times New Roman"/>
        </w:rPr>
        <w:t xml:space="preserve"> </w:t>
      </w:r>
      <w:r w:rsidR="001C7963" w:rsidRPr="00E52009">
        <w:rPr>
          <w:rFonts w:ascii="Times New Roman" w:hAnsi="Times New Roman" w:cs="Times New Roman"/>
        </w:rPr>
        <w:t>λ</w:t>
      </w:r>
      <w:r w:rsidR="001C7963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>configured t</w:t>
      </w:r>
      <w:r w:rsidR="00FD35E3" w:rsidRPr="001F730F">
        <w:rPr>
          <w:rFonts w:ascii="Times New Roman" w:hAnsi="Times New Roman" w:cs="Times New Roman"/>
        </w:rPr>
        <w:t>o</w:t>
      </w:r>
      <w:r w:rsidR="00636FAC">
        <w:rPr>
          <w:rFonts w:ascii="Times New Roman" w:hAnsi="Times New Roman" w:cs="Times New Roman"/>
        </w:rPr>
        <w:t xml:space="preserve"> maximize the likelihood of a</w:t>
      </w:r>
      <w:r w:rsidR="009B774B" w:rsidRPr="001F730F">
        <w:rPr>
          <w:rFonts w:ascii="Times New Roman" w:hAnsi="Times New Roman" w:cs="Times New Roman"/>
        </w:rPr>
        <w:t xml:space="preserve"> held-out portion of</w:t>
      </w:r>
      <w:r w:rsidR="00B7628A" w:rsidRPr="001F730F">
        <w:rPr>
          <w:rFonts w:ascii="Times New Roman" w:hAnsi="Times New Roman" w:cs="Times New Roman"/>
        </w:rPr>
        <w:t xml:space="preserve"> training data. </w:t>
      </w:r>
      <w:r w:rsidR="0012416F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>These models often also implement various smoothing strategies to compensate for valid word sequences not encountered in</w:t>
      </w:r>
      <w:r w:rsidR="006872D9">
        <w:rPr>
          <w:rFonts w:ascii="Times New Roman" w:hAnsi="Times New Roman" w:cs="Times New Roman"/>
        </w:rPr>
        <w:t xml:space="preserve"> the</w:t>
      </w:r>
      <w:r w:rsidR="00B7628A" w:rsidRPr="001F730F">
        <w:rPr>
          <w:rFonts w:ascii="Times New Roman" w:hAnsi="Times New Roman" w:cs="Times New Roman"/>
        </w:rPr>
        <w:t xml:space="preserve"> training </w:t>
      </w:r>
      <w:r w:rsidR="00B7628A" w:rsidRPr="003676F2">
        <w:rPr>
          <w:rFonts w:ascii="Times New Roman" w:hAnsi="Times New Roman" w:cs="Times New Roman"/>
        </w:rPr>
        <w:t>data (</w:t>
      </w:r>
      <w:r w:rsidR="003F33CA" w:rsidRPr="003676F2">
        <w:rPr>
          <w:rFonts w:ascii="Times New Roman" w:hAnsi="Times New Roman" w:cs="Times New Roman"/>
        </w:rPr>
        <w:t>Chen &amp;</w:t>
      </w:r>
      <w:r w:rsidR="00B7628A" w:rsidRPr="003676F2">
        <w:rPr>
          <w:rFonts w:ascii="Times New Roman" w:hAnsi="Times New Roman" w:cs="Times New Roman"/>
        </w:rPr>
        <w:t xml:space="preserve"> Goodman, 1998</w:t>
      </w:r>
      <w:r w:rsidR="006872D9" w:rsidRPr="003676F2">
        <w:rPr>
          <w:rFonts w:ascii="Times New Roman" w:hAnsi="Times New Roman" w:cs="Times New Roman"/>
        </w:rPr>
        <w:t>).</w:t>
      </w:r>
      <w:r w:rsidR="006872D9">
        <w:rPr>
          <w:rFonts w:ascii="Times New Roman" w:hAnsi="Times New Roman" w:cs="Times New Roman"/>
        </w:rPr>
        <w:t xml:space="preserve"> </w:t>
      </w:r>
      <w:r w:rsidR="0012416F">
        <w:rPr>
          <w:rFonts w:ascii="Times New Roman" w:hAnsi="Times New Roman" w:cs="Times New Roman"/>
        </w:rPr>
        <w:t xml:space="preserve"> </w:t>
      </w:r>
      <w:r w:rsidR="00D85F7F">
        <w:rPr>
          <w:rFonts w:ascii="Times New Roman" w:hAnsi="Times New Roman" w:cs="Times New Roman"/>
        </w:rPr>
        <w:t>T</w:t>
      </w:r>
      <w:r w:rsidR="006872D9">
        <w:rPr>
          <w:rFonts w:ascii="Times New Roman" w:hAnsi="Times New Roman" w:cs="Times New Roman"/>
        </w:rPr>
        <w:t>hese strategies highlight</w:t>
      </w:r>
      <w:r w:rsidR="00B7628A" w:rsidRPr="001F730F">
        <w:rPr>
          <w:rFonts w:ascii="Times New Roman" w:hAnsi="Times New Roman" w:cs="Times New Roman"/>
        </w:rPr>
        <w:t xml:space="preserve"> the fundamental sp</w:t>
      </w:r>
      <w:r w:rsidR="00CF2281" w:rsidRPr="001F730F">
        <w:rPr>
          <w:rFonts w:ascii="Times New Roman" w:hAnsi="Times New Roman" w:cs="Times New Roman"/>
        </w:rPr>
        <w:t>arsity problem for</w:t>
      </w:r>
      <w:r w:rsidR="00B7628A" w:rsidRPr="001F730F">
        <w:rPr>
          <w:rFonts w:ascii="Times New Roman" w:hAnsi="Times New Roman" w:cs="Times New Roman"/>
        </w:rPr>
        <w:t xml:space="preserve"> n-gram models, since hundreds of millions of words </w:t>
      </w:r>
      <w:r w:rsidR="00625432" w:rsidRPr="001F730F">
        <w:rPr>
          <w:rFonts w:ascii="Times New Roman" w:hAnsi="Times New Roman" w:cs="Times New Roman"/>
        </w:rPr>
        <w:t>are necessary to generate</w:t>
      </w:r>
      <w:r w:rsidR="00B7628A" w:rsidRPr="001F730F">
        <w:rPr>
          <w:rFonts w:ascii="Times New Roman" w:hAnsi="Times New Roman" w:cs="Times New Roman"/>
        </w:rPr>
        <w:t xml:space="preserve"> probability estimates for conditional </w:t>
      </w:r>
      <w:r w:rsidR="00B63C09">
        <w:rPr>
          <w:rFonts w:ascii="Times New Roman" w:hAnsi="Times New Roman" w:cs="Times New Roman"/>
        </w:rPr>
        <w:t xml:space="preserve">word </w:t>
      </w:r>
      <w:r w:rsidR="00B7628A" w:rsidRPr="001F730F">
        <w:rPr>
          <w:rFonts w:ascii="Times New Roman" w:hAnsi="Times New Roman" w:cs="Times New Roman"/>
        </w:rPr>
        <w:t>sequence distributions.</w:t>
      </w:r>
      <w:r w:rsidR="0012416F">
        <w:rPr>
          <w:rFonts w:ascii="Times New Roman" w:hAnsi="Times New Roman" w:cs="Times New Roman"/>
        </w:rPr>
        <w:t xml:space="preserve"> </w:t>
      </w:r>
      <w:r w:rsidR="00685607">
        <w:rPr>
          <w:rFonts w:ascii="Times New Roman" w:hAnsi="Times New Roman" w:cs="Times New Roman"/>
        </w:rPr>
        <w:t xml:space="preserve"> To this end,</w:t>
      </w:r>
      <w:r w:rsidR="003536B0">
        <w:rPr>
          <w:rFonts w:ascii="Times New Roman" w:hAnsi="Times New Roman" w:cs="Times New Roman"/>
        </w:rPr>
        <w:t xml:space="preserve"> our</w:t>
      </w:r>
      <w:r w:rsidR="0034723A" w:rsidRPr="001F730F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 xml:space="preserve">general language </w:t>
      </w:r>
      <w:r w:rsidR="001B5F5D" w:rsidRPr="001F730F">
        <w:rPr>
          <w:rFonts w:ascii="Times New Roman" w:hAnsi="Times New Roman" w:cs="Times New Roman"/>
        </w:rPr>
        <w:t xml:space="preserve">prediction </w:t>
      </w:r>
      <w:r w:rsidR="00B7628A" w:rsidRPr="001F730F">
        <w:rPr>
          <w:rFonts w:ascii="Times New Roman" w:hAnsi="Times New Roman" w:cs="Times New Roman"/>
        </w:rPr>
        <w:t>testing utilized the n-gram models of the Corpus of Contemp</w:t>
      </w:r>
      <w:r w:rsidR="00FF2D8B" w:rsidRPr="001F730F">
        <w:rPr>
          <w:rFonts w:ascii="Times New Roman" w:hAnsi="Times New Roman" w:cs="Times New Roman"/>
        </w:rPr>
        <w:t>orary American English (COCA),</w:t>
      </w:r>
      <w:r w:rsidR="00625432" w:rsidRPr="001F730F">
        <w:rPr>
          <w:rFonts w:ascii="Times New Roman" w:hAnsi="Times New Roman" w:cs="Times New Roman"/>
        </w:rPr>
        <w:t xml:space="preserve"> trained on 450 million</w:t>
      </w:r>
      <w:r w:rsidR="00B7628A" w:rsidRPr="001F730F">
        <w:rPr>
          <w:rFonts w:ascii="Times New Roman" w:hAnsi="Times New Roman" w:cs="Times New Roman"/>
        </w:rPr>
        <w:t xml:space="preserve"> words of selected English </w:t>
      </w:r>
      <w:r w:rsidR="00B7628A" w:rsidRPr="003676F2">
        <w:rPr>
          <w:rFonts w:ascii="Times New Roman" w:hAnsi="Times New Roman" w:cs="Times New Roman"/>
        </w:rPr>
        <w:t>texts (Davies, 2008-2015).</w:t>
      </w:r>
    </w:p>
    <w:p w14:paraId="1C42BE5D" w14:textId="63C78453" w:rsidR="009127BC" w:rsidRDefault="00D24D33" w:rsidP="00904BF7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A6784">
        <w:rPr>
          <w:rFonts w:ascii="Times New Roman" w:hAnsi="Times New Roman" w:cs="Times New Roman"/>
        </w:rPr>
        <w:t>E</w:t>
      </w:r>
      <w:r w:rsidR="00B7628A" w:rsidRPr="001F730F">
        <w:rPr>
          <w:rFonts w:ascii="Times New Roman" w:hAnsi="Times New Roman" w:cs="Times New Roman"/>
        </w:rPr>
        <w:t>ven assuming such models could be trained to the precise probability distribution of possible word sequences, they suffer for more significant reasons.</w:t>
      </w:r>
      <w:r w:rsidR="0012416F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 xml:space="preserve"> This is made clear by their </w:t>
      </w:r>
      <w:r w:rsidR="00B7628A" w:rsidRPr="001F730F">
        <w:rPr>
          <w:rFonts w:ascii="Times New Roman" w:hAnsi="Times New Roman" w:cs="Times New Roman"/>
        </w:rPr>
        <w:lastRenderedPageBreak/>
        <w:t>cyclic beh</w:t>
      </w:r>
      <w:r w:rsidR="00596D64">
        <w:rPr>
          <w:rFonts w:ascii="Times New Roman" w:hAnsi="Times New Roman" w:cs="Times New Roman"/>
        </w:rPr>
        <w:t>avior when called on the sequences generated by</w:t>
      </w:r>
      <w:r w:rsidR="00B7628A" w:rsidRPr="001F730F">
        <w:rPr>
          <w:rFonts w:ascii="Times New Roman" w:hAnsi="Times New Roman" w:cs="Times New Roman"/>
        </w:rPr>
        <w:t xml:space="preserve"> their own predictions.</w:t>
      </w:r>
      <w:r w:rsidR="0012416F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 xml:space="preserve"> The following sequence was gene</w:t>
      </w:r>
      <w:r w:rsidR="0070553A">
        <w:rPr>
          <w:rFonts w:ascii="Times New Roman" w:hAnsi="Times New Roman" w:cs="Times New Roman"/>
        </w:rPr>
        <w:t xml:space="preserve">rated by </w:t>
      </w:r>
      <w:r w:rsidR="001D115B">
        <w:rPr>
          <w:rFonts w:ascii="Times New Roman" w:hAnsi="Times New Roman" w:cs="Times New Roman"/>
        </w:rPr>
        <w:t xml:space="preserve">calling a COCA </w:t>
      </w:r>
      <w:r w:rsidR="00B7628A" w:rsidRPr="001F730F">
        <w:rPr>
          <w:rFonts w:ascii="Times New Roman" w:hAnsi="Times New Roman" w:cs="Times New Roman"/>
        </w:rPr>
        <w:t>n-gram model on its own</w:t>
      </w:r>
      <w:r w:rsidR="001D115B">
        <w:rPr>
          <w:rFonts w:ascii="Times New Roman" w:hAnsi="Times New Roman" w:cs="Times New Roman"/>
        </w:rPr>
        <w:t xml:space="preserve"> predictions, </w:t>
      </w:r>
      <w:r w:rsidR="00412C9F" w:rsidRPr="001F730F">
        <w:rPr>
          <w:rFonts w:ascii="Times New Roman" w:hAnsi="Times New Roman" w:cs="Times New Roman"/>
        </w:rPr>
        <w:t>using the initial sequence</w:t>
      </w:r>
      <w:r w:rsidR="00E52C0E">
        <w:rPr>
          <w:rFonts w:ascii="Times New Roman" w:hAnsi="Times New Roman" w:cs="Times New Roman"/>
        </w:rPr>
        <w:t xml:space="preserve"> </w:t>
      </w:r>
      <w:r w:rsidR="005B098B" w:rsidRPr="008534C3">
        <w:rPr>
          <w:rFonts w:ascii="Times New Roman" w:hAnsi="Times New Roman" w:cs="Times New Roman"/>
          <w:i/>
        </w:rPr>
        <w:t>the top of the</w:t>
      </w:r>
      <w:r w:rsidR="00B7628A" w:rsidRPr="001F730F">
        <w:rPr>
          <w:rFonts w:ascii="Times New Roman" w:hAnsi="Times New Roman" w:cs="Times New Roman"/>
        </w:rPr>
        <w:t>:</w:t>
      </w:r>
      <w:r w:rsidR="000D3EBB">
        <w:rPr>
          <w:rFonts w:ascii="Times New Roman" w:hAnsi="Times New Roman" w:cs="Times New Roman"/>
        </w:rPr>
        <w:t xml:space="preserve"> </w:t>
      </w:r>
      <w:commentRangeStart w:id="5"/>
      <w:r w:rsidR="00B7628A" w:rsidRPr="008534C3">
        <w:rPr>
          <w:rFonts w:ascii="Times New Roman" w:hAnsi="Times New Roman" w:cs="Times New Roman"/>
          <w:i/>
        </w:rPr>
        <w:t>the top of the world of the living room and the kitchen table and the other hand and the other hand and the other hand</w:t>
      </w:r>
      <w:r w:rsidR="00C8771C" w:rsidRPr="008534C3">
        <w:rPr>
          <w:rFonts w:ascii="Times New Roman" w:hAnsi="Times New Roman" w:cs="Times New Roman"/>
          <w:i/>
        </w:rPr>
        <w:t xml:space="preserve"> </w:t>
      </w:r>
      <w:r w:rsidR="003676F2" w:rsidRPr="008534C3">
        <w:rPr>
          <w:rFonts w:ascii="Times New Roman" w:hAnsi="Times New Roman" w:cs="Times New Roman"/>
          <w:i/>
        </w:rPr>
        <w:t>[</w:t>
      </w:r>
      <w:r w:rsidR="00B7628A" w:rsidRPr="008534C3">
        <w:rPr>
          <w:rFonts w:ascii="Times New Roman" w:hAnsi="Times New Roman" w:cs="Times New Roman"/>
          <w:i/>
        </w:rPr>
        <w:t>...</w:t>
      </w:r>
      <w:r w:rsidR="003676F2" w:rsidRPr="008534C3">
        <w:rPr>
          <w:rFonts w:ascii="Times New Roman" w:hAnsi="Times New Roman" w:cs="Times New Roman"/>
          <w:i/>
        </w:rPr>
        <w:t>]</w:t>
      </w:r>
      <w:commentRangeEnd w:id="5"/>
      <w:r w:rsidR="000D3EBB">
        <w:rPr>
          <w:rFonts w:ascii="Times New Roman" w:hAnsi="Times New Roman" w:cs="Times New Roman"/>
        </w:rPr>
        <w:t>.</w:t>
      </w:r>
      <w:r w:rsidR="005F0EE9">
        <w:rPr>
          <w:rStyle w:val="CommentReference"/>
        </w:rPr>
        <w:commentReference w:id="5"/>
      </w:r>
      <w:r w:rsidR="000D3EBB">
        <w:rPr>
          <w:rFonts w:ascii="Times New Roman" w:hAnsi="Times New Roman" w:cs="Times New Roman"/>
        </w:rPr>
        <w:t xml:space="preserve">  </w:t>
      </w:r>
      <w:r w:rsidR="00A44DD4" w:rsidRPr="001F730F">
        <w:rPr>
          <w:rFonts w:ascii="Times New Roman" w:hAnsi="Times New Roman" w:cs="Times New Roman"/>
        </w:rPr>
        <w:t>The greedy</w:t>
      </w:r>
      <w:r w:rsidR="00B7628A" w:rsidRPr="001F730F">
        <w:rPr>
          <w:rFonts w:ascii="Times New Roman" w:hAnsi="Times New Roman" w:cs="Times New Roman"/>
        </w:rPr>
        <w:t xml:space="preserve"> strategy of predicting the most likely se</w:t>
      </w:r>
      <w:r w:rsidR="003F5E69">
        <w:rPr>
          <w:rFonts w:ascii="Times New Roman" w:hAnsi="Times New Roman" w:cs="Times New Roman"/>
        </w:rPr>
        <w:t>quence is prone to local maxima</w:t>
      </w:r>
      <w:r w:rsidR="00B7628A" w:rsidRPr="001F730F">
        <w:rPr>
          <w:rFonts w:ascii="Times New Roman" w:hAnsi="Times New Roman" w:cs="Times New Roman"/>
        </w:rPr>
        <w:t xml:space="preserve"> in a manner that is too context-insensitive to a</w:t>
      </w:r>
      <w:r w:rsidR="00CF24C9">
        <w:rPr>
          <w:rFonts w:ascii="Times New Roman" w:hAnsi="Times New Roman" w:cs="Times New Roman"/>
        </w:rPr>
        <w:t xml:space="preserve">ccurately predict words in the </w:t>
      </w:r>
      <w:r w:rsidR="00B7628A" w:rsidRPr="001F730F">
        <w:rPr>
          <w:rFonts w:ascii="Times New Roman" w:hAnsi="Times New Roman" w:cs="Times New Roman"/>
        </w:rPr>
        <w:t>ta</w:t>
      </w:r>
      <w:r w:rsidR="00CF24C9">
        <w:rPr>
          <w:rFonts w:ascii="Times New Roman" w:hAnsi="Times New Roman" w:cs="Times New Roman"/>
        </w:rPr>
        <w:t>il</w:t>
      </w:r>
      <w:r w:rsidR="00C568E5">
        <w:rPr>
          <w:rFonts w:ascii="Times New Roman" w:hAnsi="Times New Roman" w:cs="Times New Roman"/>
        </w:rPr>
        <w:t xml:space="preserve"> region encompassing most</w:t>
      </w:r>
      <w:r w:rsidR="00B7628A" w:rsidRPr="001F730F">
        <w:rPr>
          <w:rFonts w:ascii="Times New Roman" w:hAnsi="Times New Roman" w:cs="Times New Roman"/>
        </w:rPr>
        <w:t xml:space="preserve"> words in the result se</w:t>
      </w:r>
      <w:r w:rsidR="007538DF" w:rsidRPr="001F730F">
        <w:rPr>
          <w:rFonts w:ascii="Times New Roman" w:hAnsi="Times New Roman" w:cs="Times New Roman"/>
        </w:rPr>
        <w:t xml:space="preserve">t. </w:t>
      </w:r>
      <w:r w:rsidR="0012416F">
        <w:rPr>
          <w:rFonts w:ascii="Times New Roman" w:hAnsi="Times New Roman" w:cs="Times New Roman"/>
        </w:rPr>
        <w:t xml:space="preserve"> </w:t>
      </w:r>
      <w:r w:rsidR="00845399">
        <w:rPr>
          <w:rFonts w:ascii="Times New Roman" w:hAnsi="Times New Roman" w:cs="Times New Roman"/>
        </w:rPr>
        <w:t>By Zipf's law, this</w:t>
      </w:r>
      <w:r w:rsidR="007538DF" w:rsidRPr="001F730F">
        <w:rPr>
          <w:rFonts w:ascii="Times New Roman" w:hAnsi="Times New Roman" w:cs="Times New Roman"/>
        </w:rPr>
        <w:t xml:space="preserve"> behavior</w:t>
      </w:r>
      <w:r w:rsidR="00845399">
        <w:rPr>
          <w:rFonts w:ascii="Times New Roman" w:hAnsi="Times New Roman" w:cs="Times New Roman"/>
        </w:rPr>
        <w:t xml:space="preserve"> is expected</w:t>
      </w:r>
      <w:r w:rsidR="00D64E96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>since the most likely word will be roughly twice as likely as the second-most likely wo</w:t>
      </w:r>
      <w:r w:rsidR="00560E3E" w:rsidRPr="001F730F">
        <w:rPr>
          <w:rFonts w:ascii="Times New Roman" w:hAnsi="Times New Roman" w:cs="Times New Roman"/>
        </w:rPr>
        <w:t>rd, three times</w:t>
      </w:r>
      <w:r w:rsidR="00B7628A" w:rsidRPr="001F730F">
        <w:rPr>
          <w:rFonts w:ascii="Times New Roman" w:hAnsi="Times New Roman" w:cs="Times New Roman"/>
        </w:rPr>
        <w:t xml:space="preserve"> the third-most likely word, and so on, creating maxima around very freque</w:t>
      </w:r>
      <w:r w:rsidR="006B0FB7">
        <w:rPr>
          <w:rFonts w:ascii="Times New Roman" w:hAnsi="Times New Roman" w:cs="Times New Roman"/>
        </w:rPr>
        <w:t>nt words, and by extension,</w:t>
      </w:r>
      <w:r w:rsidR="00B7628A" w:rsidRPr="001F730F">
        <w:rPr>
          <w:rFonts w:ascii="Times New Roman" w:hAnsi="Times New Roman" w:cs="Times New Roman"/>
        </w:rPr>
        <w:t xml:space="preserve"> frequent </w:t>
      </w:r>
      <w:r w:rsidR="00B7628A" w:rsidRPr="0077675A">
        <w:rPr>
          <w:rFonts w:ascii="Times New Roman" w:hAnsi="Times New Roman" w:cs="Times New Roman"/>
        </w:rPr>
        <w:t>sequences (Manning, 1999</w:t>
      </w:r>
      <w:r w:rsidR="0077675A">
        <w:rPr>
          <w:rFonts w:ascii="Times New Roman" w:eastAsia="Times New Roman" w:hAnsi="Times New Roman" w:cs="Times New Roman"/>
          <w:color w:val="auto"/>
          <w:lang w:eastAsia="en-US" w:bidi="ar-SA"/>
        </w:rPr>
        <w:t>; Zipf, 1949</w:t>
      </w:r>
      <w:r w:rsidR="00B7628A" w:rsidRPr="0077675A">
        <w:rPr>
          <w:rFonts w:ascii="Times New Roman" w:hAnsi="Times New Roman" w:cs="Times New Roman"/>
        </w:rPr>
        <w:t>).</w:t>
      </w:r>
    </w:p>
    <w:p w14:paraId="0E65E220" w14:textId="611AF8A6" w:rsidR="000C0507" w:rsidRPr="001F730F" w:rsidRDefault="001A3334" w:rsidP="00904BF7">
      <w:pPr>
        <w:spacing w:after="0" w:line="480" w:lineRule="auto"/>
        <w:rPr>
          <w:rFonts w:ascii="Times New Roman" w:hAnsi="Times New Roman" w:cs="Times New Roman"/>
        </w:rPr>
      </w:pPr>
      <w:ins w:id="6" w:author="Jesse" w:date="2015-03-23T14:00:00Z">
        <w:r>
          <w:rPr>
            <w:rFonts w:ascii="Times New Roman" w:hAnsi="Times New Roman" w:cs="Times New Roman"/>
          </w:rPr>
          <w:tab/>
        </w:r>
      </w:ins>
      <w:r w:rsidR="00805892" w:rsidRPr="001F730F">
        <w:rPr>
          <w:rFonts w:ascii="Times New Roman" w:hAnsi="Times New Roman" w:cs="Times New Roman"/>
        </w:rPr>
        <w:t>An undesirable side-effect</w:t>
      </w:r>
      <w:r w:rsidR="00805892">
        <w:rPr>
          <w:rFonts w:ascii="Times New Roman" w:hAnsi="Times New Roman" w:cs="Times New Roman"/>
        </w:rPr>
        <w:t xml:space="preserve"> is that</w:t>
      </w:r>
      <w:r w:rsidR="00B7628A" w:rsidRPr="001F730F">
        <w:rPr>
          <w:rFonts w:ascii="Times New Roman" w:hAnsi="Times New Roman" w:cs="Times New Roman"/>
        </w:rPr>
        <w:t xml:space="preserve"> n-gram models favor predicting comm</w:t>
      </w:r>
      <w:r w:rsidR="00805892">
        <w:rPr>
          <w:rFonts w:ascii="Times New Roman" w:hAnsi="Times New Roman" w:cs="Times New Roman"/>
        </w:rPr>
        <w:t>on English words</w:t>
      </w:r>
      <w:r w:rsidR="00AC5DEC">
        <w:rPr>
          <w:rFonts w:ascii="Times New Roman" w:hAnsi="Times New Roman" w:cs="Times New Roman"/>
        </w:rPr>
        <w:t>,</w:t>
      </w:r>
      <w:r w:rsidR="00B7628A" w:rsidRPr="001F730F">
        <w:rPr>
          <w:rFonts w:ascii="Times New Roman" w:hAnsi="Times New Roman" w:cs="Times New Roman"/>
        </w:rPr>
        <w:t xml:space="preserve"> what Chung and Pennebaker refer to as</w:t>
      </w:r>
      <w:r w:rsidR="00BF2748">
        <w:rPr>
          <w:rFonts w:ascii="Times New Roman" w:hAnsi="Times New Roman" w:cs="Times New Roman"/>
        </w:rPr>
        <w:t xml:space="preserve"> “function words”</w:t>
      </w:r>
      <w:r w:rsidR="000D5D09">
        <w:rPr>
          <w:rFonts w:ascii="Times New Roman" w:hAnsi="Times New Roman" w:cs="Times New Roman"/>
        </w:rPr>
        <w:t>,</w:t>
      </w:r>
      <w:r w:rsidR="00805892">
        <w:rPr>
          <w:rFonts w:ascii="Times New Roman" w:hAnsi="Times New Roman" w:cs="Times New Roman"/>
        </w:rPr>
        <w:t xml:space="preserve"> rather than</w:t>
      </w:r>
      <w:r w:rsidR="00B7628A" w:rsidRPr="001F730F">
        <w:rPr>
          <w:rFonts w:ascii="Times New Roman" w:hAnsi="Times New Roman" w:cs="Times New Roman"/>
        </w:rPr>
        <w:t xml:space="preserve"> content-oriented words with greater user-value </w:t>
      </w:r>
      <w:r w:rsidR="0080105F">
        <w:rPr>
          <w:rFonts w:ascii="Times New Roman" w:hAnsi="Times New Roman" w:cs="Times New Roman"/>
        </w:rPr>
        <w:t>(</w:t>
      </w:r>
      <w:r w:rsidR="00B7628A" w:rsidRPr="0077675A">
        <w:rPr>
          <w:rFonts w:ascii="Times New Roman" w:hAnsi="Times New Roman" w:cs="Times New Roman"/>
        </w:rPr>
        <w:t>2007).</w:t>
      </w:r>
      <w:ins w:id="7" w:author="Jesse" w:date="2015-03-23T14:00:00Z">
        <w:r w:rsidR="00153E84">
          <w:rPr>
            <w:rFonts w:ascii="Times New Roman" w:hAnsi="Times New Roman" w:cs="Times New Roman"/>
          </w:rPr>
          <w:t xml:space="preserve">  </w:t>
        </w:r>
      </w:ins>
      <w:r w:rsidR="00B7628A" w:rsidRPr="001F730F">
        <w:rPr>
          <w:rFonts w:ascii="Times New Roman" w:hAnsi="Times New Roman" w:cs="Times New Roman"/>
        </w:rPr>
        <w:t>A critical implication is that the average word length of correct predictions is quite short, as th</w:t>
      </w:r>
      <w:r w:rsidR="00805892">
        <w:rPr>
          <w:rFonts w:ascii="Times New Roman" w:hAnsi="Times New Roman" w:cs="Times New Roman"/>
        </w:rPr>
        <w:t>e most accurate predictions</w:t>
      </w:r>
      <w:r w:rsidR="004A798E">
        <w:rPr>
          <w:rFonts w:ascii="Times New Roman" w:hAnsi="Times New Roman" w:cs="Times New Roman"/>
        </w:rPr>
        <w:t xml:space="preserve"> are</w:t>
      </w:r>
      <w:r w:rsidR="00805892">
        <w:rPr>
          <w:rFonts w:ascii="Times New Roman" w:hAnsi="Times New Roman" w:cs="Times New Roman"/>
        </w:rPr>
        <w:t xml:space="preserve"> mere</w:t>
      </w:r>
      <w:r w:rsidR="004A798E">
        <w:rPr>
          <w:rFonts w:ascii="Times New Roman" w:hAnsi="Times New Roman" w:cs="Times New Roman"/>
        </w:rPr>
        <w:t>ly</w:t>
      </w:r>
      <w:r w:rsidR="00B7628A" w:rsidRPr="001F730F">
        <w:rPr>
          <w:rFonts w:ascii="Times New Roman" w:hAnsi="Times New Roman" w:cs="Times New Roman"/>
        </w:rPr>
        <w:t xml:space="preserve"> the connective tissue of language. </w:t>
      </w:r>
      <w:r w:rsidR="0012416F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>The</w:t>
      </w:r>
      <w:r w:rsidR="00086C6C">
        <w:rPr>
          <w:rFonts w:ascii="Times New Roman" w:hAnsi="Times New Roman" w:cs="Times New Roman"/>
        </w:rPr>
        <w:t xml:space="preserve"> following were the</w:t>
      </w:r>
      <w:r w:rsidR="00B7628A" w:rsidRPr="001F730F">
        <w:rPr>
          <w:rFonts w:ascii="Times New Roman" w:hAnsi="Times New Roman" w:cs="Times New Roman"/>
        </w:rPr>
        <w:t xml:space="preserve"> </w:t>
      </w:r>
      <w:r w:rsidR="007F3204">
        <w:rPr>
          <w:rFonts w:ascii="Times New Roman" w:hAnsi="Times New Roman" w:cs="Times New Roman"/>
        </w:rPr>
        <w:t xml:space="preserve">eight </w:t>
      </w:r>
      <w:r w:rsidR="00B7628A" w:rsidRPr="001F730F">
        <w:rPr>
          <w:rFonts w:ascii="Times New Roman" w:hAnsi="Times New Roman" w:cs="Times New Roman"/>
        </w:rPr>
        <w:t>most frequ</w:t>
      </w:r>
      <w:r w:rsidR="00B7628A" w:rsidRPr="00954DFB">
        <w:rPr>
          <w:rFonts w:ascii="Times New Roman" w:hAnsi="Times New Roman" w:cs="Times New Roman"/>
        </w:rPr>
        <w:t xml:space="preserve">ently correct </w:t>
      </w:r>
      <w:r w:rsidR="009239C8" w:rsidRPr="00954DFB">
        <w:rPr>
          <w:rFonts w:ascii="Times New Roman" w:hAnsi="Times New Roman" w:cs="Times New Roman"/>
        </w:rPr>
        <w:t xml:space="preserve">word </w:t>
      </w:r>
      <w:r w:rsidR="00B7628A" w:rsidRPr="00954DFB">
        <w:rPr>
          <w:rFonts w:ascii="Times New Roman" w:hAnsi="Times New Roman" w:cs="Times New Roman"/>
        </w:rPr>
        <w:t xml:space="preserve">predictions for </w:t>
      </w:r>
      <w:r w:rsidR="009239C8" w:rsidRPr="00954DFB">
        <w:rPr>
          <w:rFonts w:ascii="Times New Roman" w:hAnsi="Times New Roman" w:cs="Times New Roman"/>
        </w:rPr>
        <w:t>the n-gram models we implemented</w:t>
      </w:r>
      <w:r w:rsidR="00086C6C" w:rsidRPr="00954DFB">
        <w:rPr>
          <w:rFonts w:ascii="Times New Roman" w:hAnsi="Times New Roman" w:cs="Times New Roman"/>
        </w:rPr>
        <w:t>:</w:t>
      </w:r>
      <w:r w:rsidR="00B7628A" w:rsidRPr="00954DFB">
        <w:rPr>
          <w:rFonts w:ascii="Times New Roman" w:hAnsi="Times New Roman" w:cs="Times New Roman"/>
        </w:rPr>
        <w:t xml:space="preserve"> </w:t>
      </w:r>
      <w:r w:rsidR="00B7628A" w:rsidRPr="00954DFB">
        <w:rPr>
          <w:rFonts w:ascii="Times New Roman" w:hAnsi="Times New Roman" w:cs="Times New Roman"/>
          <w:iCs/>
        </w:rPr>
        <w:t>the, to, be, of, a</w:t>
      </w:r>
      <w:r w:rsidR="00B7628A" w:rsidRPr="00954DFB">
        <w:rPr>
          <w:rFonts w:ascii="Times New Roman" w:hAnsi="Times New Roman" w:cs="Times New Roman"/>
        </w:rPr>
        <w:t xml:space="preserve">, me, </w:t>
      </w:r>
      <w:r w:rsidR="007F3204" w:rsidRPr="00954DFB">
        <w:rPr>
          <w:rFonts w:ascii="Times New Roman" w:hAnsi="Times New Roman" w:cs="Times New Roman"/>
        </w:rPr>
        <w:t>will, and, I</w:t>
      </w:r>
      <w:r w:rsidR="00B7628A" w:rsidRPr="001F730F">
        <w:rPr>
          <w:rFonts w:ascii="Times New Roman" w:hAnsi="Times New Roman" w:cs="Times New Roman"/>
        </w:rPr>
        <w:t xml:space="preserve">. In </w:t>
      </w:r>
      <w:r w:rsidR="009239C8">
        <w:rPr>
          <w:rFonts w:ascii="Times New Roman" w:hAnsi="Times New Roman" w:cs="Times New Roman"/>
        </w:rPr>
        <w:t xml:space="preserve">our testing, Boolean accuracy </w:t>
      </w:r>
      <w:r w:rsidR="004E6C99">
        <w:rPr>
          <w:rFonts w:ascii="Times New Roman" w:hAnsi="Times New Roman" w:cs="Times New Roman"/>
        </w:rPr>
        <w:t>(measured by correctl</w:t>
      </w:r>
      <w:r w:rsidR="004E6C99" w:rsidRPr="001F730F">
        <w:rPr>
          <w:rFonts w:ascii="Times New Roman" w:hAnsi="Times New Roman" w:cs="Times New Roman"/>
        </w:rPr>
        <w:t xml:space="preserve">y predicting the next word) </w:t>
      </w:r>
      <w:r w:rsidR="009239C8">
        <w:rPr>
          <w:rFonts w:ascii="Times New Roman" w:hAnsi="Times New Roman" w:cs="Times New Roman"/>
        </w:rPr>
        <w:t>for</w:t>
      </w:r>
      <w:r w:rsidR="00B7628A" w:rsidRPr="001F730F">
        <w:rPr>
          <w:rFonts w:ascii="Times New Roman" w:hAnsi="Times New Roman" w:cs="Times New Roman"/>
        </w:rPr>
        <w:t xml:space="preserve"> the best n</w:t>
      </w:r>
      <w:r w:rsidR="009239C8">
        <w:rPr>
          <w:rFonts w:ascii="Times New Roman" w:hAnsi="Times New Roman" w:cs="Times New Roman"/>
        </w:rPr>
        <w:t xml:space="preserve">-gram models </w:t>
      </w:r>
      <w:r w:rsidR="00B7628A" w:rsidRPr="001F730F">
        <w:rPr>
          <w:rFonts w:ascii="Times New Roman" w:hAnsi="Times New Roman" w:cs="Times New Roman"/>
        </w:rPr>
        <w:t>was around 15%, and the average word-length for these predictions was around 3 characters, giving an expected value of only 0.15*3.0 = 0.45 character</w:t>
      </w:r>
      <w:r w:rsidR="007F3204">
        <w:rPr>
          <w:rFonts w:ascii="Times New Roman" w:hAnsi="Times New Roman" w:cs="Times New Roman"/>
        </w:rPr>
        <w:t>s.</w:t>
      </w:r>
      <w:r w:rsidR="0012416F">
        <w:rPr>
          <w:rFonts w:ascii="Times New Roman" w:hAnsi="Times New Roman" w:cs="Times New Roman"/>
        </w:rPr>
        <w:t xml:space="preserve"> </w:t>
      </w:r>
      <w:r w:rsidR="00E3211D">
        <w:rPr>
          <w:rFonts w:ascii="Times New Roman" w:hAnsi="Times New Roman" w:cs="Times New Roman"/>
        </w:rPr>
        <w:t xml:space="preserve"> </w:t>
      </w:r>
      <w:r w:rsidR="00F830BC">
        <w:rPr>
          <w:rFonts w:ascii="Times New Roman" w:hAnsi="Times New Roman" w:cs="Times New Roman"/>
        </w:rPr>
        <w:t>T</w:t>
      </w:r>
      <w:r w:rsidR="00E834F9">
        <w:rPr>
          <w:rFonts w:ascii="Times New Roman" w:hAnsi="Times New Roman" w:cs="Times New Roman"/>
        </w:rPr>
        <w:t>hus</w:t>
      </w:r>
      <w:r w:rsidR="007F3204">
        <w:rPr>
          <w:rFonts w:ascii="Times New Roman" w:hAnsi="Times New Roman" w:cs="Times New Roman"/>
        </w:rPr>
        <w:t xml:space="preserve"> the utility of word prediction</w:t>
      </w:r>
      <w:r w:rsidR="00B7628A" w:rsidRPr="001F730F">
        <w:rPr>
          <w:rFonts w:ascii="Times New Roman" w:hAnsi="Times New Roman" w:cs="Times New Roman"/>
        </w:rPr>
        <w:t xml:space="preserve"> is typically no greater than typing each word character-b</w:t>
      </w:r>
      <w:r w:rsidR="004D3CED">
        <w:rPr>
          <w:rFonts w:ascii="Times New Roman" w:hAnsi="Times New Roman" w:cs="Times New Roman"/>
        </w:rPr>
        <w:t xml:space="preserve">y-character, yielding </w:t>
      </w:r>
      <w:r w:rsidR="00B7628A" w:rsidRPr="001F730F">
        <w:rPr>
          <w:rFonts w:ascii="Times New Roman" w:hAnsi="Times New Roman" w:cs="Times New Roman"/>
        </w:rPr>
        <w:t>no keystro</w:t>
      </w:r>
      <w:r w:rsidR="00157BCA" w:rsidRPr="001F730F">
        <w:rPr>
          <w:rFonts w:ascii="Times New Roman" w:hAnsi="Times New Roman" w:cs="Times New Roman"/>
        </w:rPr>
        <w:t>ke reduction</w:t>
      </w:r>
      <w:r w:rsidR="00E07553">
        <w:rPr>
          <w:rFonts w:ascii="Times New Roman" w:hAnsi="Times New Roman" w:cs="Times New Roman"/>
        </w:rPr>
        <w:t>,</w:t>
      </w:r>
      <w:r w:rsidR="00F830BC">
        <w:rPr>
          <w:rFonts w:ascii="Times New Roman" w:hAnsi="Times New Roman" w:cs="Times New Roman"/>
        </w:rPr>
        <w:t xml:space="preserve"> ignoring the</w:t>
      </w:r>
      <w:r w:rsidR="00F26B56">
        <w:rPr>
          <w:rFonts w:ascii="Times New Roman" w:hAnsi="Times New Roman" w:cs="Times New Roman"/>
        </w:rPr>
        <w:t xml:space="preserve"> user’s</w:t>
      </w:r>
      <w:r w:rsidR="00F830BC">
        <w:rPr>
          <w:rFonts w:ascii="Times New Roman" w:hAnsi="Times New Roman" w:cs="Times New Roman"/>
        </w:rPr>
        <w:t xml:space="preserve"> added cost of evaluating predictions</w:t>
      </w:r>
      <w:r w:rsidR="00157BCA" w:rsidRPr="001F730F">
        <w:rPr>
          <w:rFonts w:ascii="Times New Roman" w:hAnsi="Times New Roman" w:cs="Times New Roman"/>
        </w:rPr>
        <w:t xml:space="preserve">. </w:t>
      </w:r>
      <w:r w:rsidR="0012416F">
        <w:rPr>
          <w:rFonts w:ascii="Times New Roman" w:hAnsi="Times New Roman" w:cs="Times New Roman"/>
        </w:rPr>
        <w:t xml:space="preserve"> </w:t>
      </w:r>
      <w:r w:rsidR="00157BCA" w:rsidRPr="001F730F">
        <w:rPr>
          <w:rFonts w:ascii="Times New Roman" w:hAnsi="Times New Roman" w:cs="Times New Roman"/>
        </w:rPr>
        <w:t>In terms</w:t>
      </w:r>
      <w:r w:rsidR="00AD34F2" w:rsidRPr="001F730F">
        <w:rPr>
          <w:rFonts w:ascii="Times New Roman" w:hAnsi="Times New Roman" w:cs="Times New Roman"/>
        </w:rPr>
        <w:t xml:space="preserve"> of alterna</w:t>
      </w:r>
      <w:r w:rsidR="00157BCA" w:rsidRPr="001F730F">
        <w:rPr>
          <w:rFonts w:ascii="Times New Roman" w:hAnsi="Times New Roman" w:cs="Times New Roman"/>
        </w:rPr>
        <w:t>tive communication</w:t>
      </w:r>
      <w:r w:rsidR="007F3204">
        <w:rPr>
          <w:rFonts w:ascii="Times New Roman" w:hAnsi="Times New Roman" w:cs="Times New Roman"/>
        </w:rPr>
        <w:t xml:space="preserve"> interfaces, it </w:t>
      </w:r>
      <w:r w:rsidR="00576828">
        <w:rPr>
          <w:rFonts w:ascii="Times New Roman" w:hAnsi="Times New Roman" w:cs="Times New Roman"/>
        </w:rPr>
        <w:t>may be possible</w:t>
      </w:r>
      <w:r w:rsidR="00B7628A" w:rsidRPr="001F730F">
        <w:rPr>
          <w:rFonts w:ascii="Times New Roman" w:hAnsi="Times New Roman" w:cs="Times New Roman"/>
        </w:rPr>
        <w:t xml:space="preserve"> to reserve a few h</w:t>
      </w:r>
      <w:r w:rsidR="000A4040">
        <w:rPr>
          <w:rFonts w:ascii="Times New Roman" w:hAnsi="Times New Roman" w:cs="Times New Roman"/>
        </w:rPr>
        <w:t xml:space="preserve">ot </w:t>
      </w:r>
      <w:r w:rsidR="0021265E">
        <w:rPr>
          <w:rFonts w:ascii="Times New Roman" w:hAnsi="Times New Roman" w:cs="Times New Roman"/>
        </w:rPr>
        <w:t xml:space="preserve">buttons for </w:t>
      </w:r>
      <w:r w:rsidR="00D10162">
        <w:rPr>
          <w:rFonts w:ascii="Times New Roman" w:hAnsi="Times New Roman" w:cs="Times New Roman"/>
        </w:rPr>
        <w:t xml:space="preserve">these </w:t>
      </w:r>
      <w:r w:rsidR="0021265E">
        <w:rPr>
          <w:rFonts w:ascii="Times New Roman" w:hAnsi="Times New Roman" w:cs="Times New Roman"/>
        </w:rPr>
        <w:t>common words,</w:t>
      </w:r>
      <w:r w:rsidR="00100F36">
        <w:rPr>
          <w:rFonts w:ascii="Times New Roman" w:hAnsi="Times New Roman" w:cs="Times New Roman"/>
        </w:rPr>
        <w:t xml:space="preserve"> </w:t>
      </w:r>
      <w:r w:rsidR="00E424B3">
        <w:rPr>
          <w:rFonts w:ascii="Times New Roman" w:hAnsi="Times New Roman" w:cs="Times New Roman"/>
        </w:rPr>
        <w:t>pre-empting</w:t>
      </w:r>
      <w:r w:rsidR="00E36C23">
        <w:rPr>
          <w:rFonts w:ascii="Times New Roman" w:hAnsi="Times New Roman" w:cs="Times New Roman"/>
        </w:rPr>
        <w:t xml:space="preserve"> the value of</w:t>
      </w:r>
      <w:r w:rsidR="004D736C">
        <w:rPr>
          <w:rFonts w:ascii="Times New Roman" w:hAnsi="Times New Roman" w:cs="Times New Roman"/>
        </w:rPr>
        <w:t xml:space="preserve"> such</w:t>
      </w:r>
      <w:r w:rsidR="00100F36">
        <w:rPr>
          <w:rFonts w:ascii="Times New Roman" w:hAnsi="Times New Roman" w:cs="Times New Roman"/>
        </w:rPr>
        <w:t xml:space="preserve"> trivial predictions</w:t>
      </w:r>
      <w:r w:rsidR="00B7628A" w:rsidRPr="001F730F">
        <w:rPr>
          <w:rFonts w:ascii="Times New Roman" w:hAnsi="Times New Roman" w:cs="Times New Roman"/>
        </w:rPr>
        <w:t xml:space="preserve">. </w:t>
      </w:r>
      <w:r w:rsidR="0012416F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>Thus, even if the predictive accuracy of n-grams remains higher than other mod</w:t>
      </w:r>
      <w:r w:rsidR="007E7432">
        <w:rPr>
          <w:rFonts w:ascii="Times New Roman" w:hAnsi="Times New Roman" w:cs="Times New Roman"/>
        </w:rPr>
        <w:t>els, the expected value of their</w:t>
      </w:r>
      <w:r w:rsidR="00B7628A" w:rsidRPr="001F730F">
        <w:rPr>
          <w:rFonts w:ascii="Times New Roman" w:hAnsi="Times New Roman" w:cs="Times New Roman"/>
        </w:rPr>
        <w:t xml:space="preserve"> predictions is arguably </w:t>
      </w:r>
      <w:r w:rsidR="00B7628A" w:rsidRPr="001F730F">
        <w:rPr>
          <w:rFonts w:ascii="Times New Roman" w:hAnsi="Times New Roman" w:cs="Times New Roman"/>
        </w:rPr>
        <w:lastRenderedPageBreak/>
        <w:t>lower than represented by raw accuracy measures.</w:t>
      </w:r>
      <w:r w:rsidR="0012416F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 xml:space="preserve"> </w:t>
      </w:r>
      <w:r w:rsidR="003666DC">
        <w:rPr>
          <w:rFonts w:ascii="Times New Roman" w:hAnsi="Times New Roman" w:cs="Times New Roman"/>
        </w:rPr>
        <w:t>Further, various st</w:t>
      </w:r>
      <w:r w:rsidR="007D70A6">
        <w:rPr>
          <w:rFonts w:ascii="Times New Roman" w:hAnsi="Times New Roman" w:cs="Times New Roman"/>
        </w:rPr>
        <w:t>atis</w:t>
      </w:r>
      <w:r w:rsidR="00AC7947">
        <w:rPr>
          <w:rFonts w:ascii="Times New Roman" w:hAnsi="Times New Roman" w:cs="Times New Roman"/>
        </w:rPr>
        <w:t>tical optimizations for improving</w:t>
      </w:r>
      <w:r w:rsidR="00325C04">
        <w:rPr>
          <w:rFonts w:ascii="Times New Roman" w:hAnsi="Times New Roman" w:cs="Times New Roman"/>
        </w:rPr>
        <w:t xml:space="preserve"> </w:t>
      </w:r>
      <w:r w:rsidR="00B13BDA">
        <w:rPr>
          <w:rFonts w:ascii="Times New Roman" w:hAnsi="Times New Roman" w:cs="Times New Roman"/>
        </w:rPr>
        <w:t xml:space="preserve">the </w:t>
      </w:r>
      <w:r w:rsidR="003666DC">
        <w:rPr>
          <w:rFonts w:ascii="Times New Roman" w:hAnsi="Times New Roman" w:cs="Times New Roman"/>
        </w:rPr>
        <w:t>accuracy</w:t>
      </w:r>
      <w:r w:rsidR="00B13BDA">
        <w:rPr>
          <w:rFonts w:ascii="Times New Roman" w:hAnsi="Times New Roman" w:cs="Times New Roman"/>
        </w:rPr>
        <w:t xml:space="preserve"> of Markov-based</w:t>
      </w:r>
      <w:r w:rsidR="005E5075">
        <w:rPr>
          <w:rFonts w:ascii="Times New Roman" w:hAnsi="Times New Roman" w:cs="Times New Roman"/>
        </w:rPr>
        <w:t xml:space="preserve"> typically</w:t>
      </w:r>
      <w:r w:rsidR="000C361A">
        <w:rPr>
          <w:rFonts w:ascii="Times New Roman" w:hAnsi="Times New Roman" w:cs="Times New Roman"/>
        </w:rPr>
        <w:t xml:space="preserve"> </w:t>
      </w:r>
      <w:r w:rsidR="003666DC">
        <w:rPr>
          <w:rFonts w:ascii="Times New Roman" w:hAnsi="Times New Roman" w:cs="Times New Roman"/>
        </w:rPr>
        <w:t>reinforc</w:t>
      </w:r>
      <w:r w:rsidR="00A205CB">
        <w:rPr>
          <w:rFonts w:ascii="Times New Roman" w:hAnsi="Times New Roman" w:cs="Times New Roman"/>
        </w:rPr>
        <w:t>e</w:t>
      </w:r>
      <w:r w:rsidR="0004798D">
        <w:rPr>
          <w:rFonts w:ascii="Times New Roman" w:hAnsi="Times New Roman" w:cs="Times New Roman"/>
        </w:rPr>
        <w:t xml:space="preserve"> the</w:t>
      </w:r>
      <w:r w:rsidR="000A4040">
        <w:rPr>
          <w:rFonts w:ascii="Times New Roman" w:hAnsi="Times New Roman" w:cs="Times New Roman"/>
        </w:rPr>
        <w:t xml:space="preserve"> locally </w:t>
      </w:r>
      <w:r w:rsidR="003666DC">
        <w:rPr>
          <w:rFonts w:ascii="Times New Roman" w:hAnsi="Times New Roman" w:cs="Times New Roman"/>
        </w:rPr>
        <w:t>optimal</w:t>
      </w:r>
      <w:r w:rsidR="003F2A59">
        <w:rPr>
          <w:rFonts w:ascii="Times New Roman" w:hAnsi="Times New Roman" w:cs="Times New Roman"/>
        </w:rPr>
        <w:t xml:space="preserve"> prediction of very frequent words.</w:t>
      </w:r>
    </w:p>
    <w:p w14:paraId="38DB035A" w14:textId="77777777" w:rsidR="00B7628A" w:rsidRPr="001F730F" w:rsidRDefault="00B7628A">
      <w:pPr>
        <w:spacing w:after="0" w:line="480" w:lineRule="auto"/>
        <w:jc w:val="center"/>
        <w:rPr>
          <w:rFonts w:ascii="Times New Roman" w:hAnsi="Times New Roman" w:cs="Times New Roman"/>
        </w:rPr>
        <w:pPrChange w:id="8" w:author="Jesse" w:date="2015-03-23T14:00:00Z">
          <w:pPr>
            <w:spacing w:after="0" w:line="480" w:lineRule="auto"/>
          </w:pPr>
        </w:pPrChange>
      </w:pPr>
      <w:r w:rsidRPr="001F730F">
        <w:rPr>
          <w:rFonts w:ascii="Times New Roman" w:hAnsi="Times New Roman" w:cs="Times New Roman"/>
          <w:b/>
          <w:bCs/>
        </w:rPr>
        <w:t>Proposed Method</w:t>
      </w:r>
    </w:p>
    <w:p w14:paraId="451C6F55" w14:textId="18AAC1A2" w:rsidR="00305E93" w:rsidRPr="001F730F" w:rsidRDefault="00966112" w:rsidP="00904BF7">
      <w:pPr>
        <w:spacing w:after="0" w:line="480" w:lineRule="auto"/>
        <w:rPr>
          <w:rFonts w:ascii="Times New Roman" w:hAnsi="Times New Roman" w:cs="Times New Roman"/>
        </w:rPr>
      </w:pPr>
      <w:ins w:id="9" w:author="Jesse" w:date="2015-03-23T14:00:00Z">
        <w:r>
          <w:rPr>
            <w:rFonts w:ascii="Times New Roman" w:hAnsi="Times New Roman" w:cs="Times New Roman"/>
            <w:bCs/>
          </w:rPr>
          <w:tab/>
        </w:r>
      </w:ins>
      <w:r w:rsidR="00B7628A" w:rsidRPr="001F730F">
        <w:rPr>
          <w:rFonts w:ascii="Times New Roman" w:hAnsi="Times New Roman" w:cs="Times New Roman"/>
          <w:bCs/>
        </w:rPr>
        <w:t xml:space="preserve">The critical position taken by this work is that </w:t>
      </w:r>
      <w:r w:rsidR="00575D56" w:rsidRPr="001F730F">
        <w:rPr>
          <w:rFonts w:ascii="Times New Roman" w:hAnsi="Times New Roman" w:cs="Times New Roman"/>
          <w:bCs/>
        </w:rPr>
        <w:t xml:space="preserve">the </w:t>
      </w:r>
      <w:r w:rsidR="00B7628A" w:rsidRPr="001F730F">
        <w:rPr>
          <w:rFonts w:ascii="Times New Roman" w:hAnsi="Times New Roman" w:cs="Times New Roman"/>
          <w:bCs/>
        </w:rPr>
        <w:t xml:space="preserve">performance standard for the </w:t>
      </w:r>
      <w:r w:rsidR="00BE3EBE">
        <w:rPr>
          <w:rFonts w:ascii="Times New Roman" w:hAnsi="Times New Roman" w:cs="Times New Roman"/>
          <w:bCs/>
        </w:rPr>
        <w:t>word prediction</w:t>
      </w:r>
      <w:r w:rsidR="00B7628A" w:rsidRPr="001F730F">
        <w:rPr>
          <w:rFonts w:ascii="Times New Roman" w:hAnsi="Times New Roman" w:cs="Times New Roman"/>
          <w:bCs/>
        </w:rPr>
        <w:t xml:space="preserve"> tas</w:t>
      </w:r>
      <w:r w:rsidR="00AD1EFE">
        <w:rPr>
          <w:rFonts w:ascii="Times New Roman" w:hAnsi="Times New Roman" w:cs="Times New Roman"/>
          <w:bCs/>
        </w:rPr>
        <w:t xml:space="preserve">k must </w:t>
      </w:r>
      <w:r w:rsidR="00622408">
        <w:rPr>
          <w:rFonts w:ascii="Times New Roman" w:hAnsi="Times New Roman" w:cs="Times New Roman"/>
          <w:bCs/>
        </w:rPr>
        <w:t>include</w:t>
      </w:r>
      <w:r w:rsidR="00B7628A" w:rsidRPr="001F730F">
        <w:rPr>
          <w:rFonts w:ascii="Times New Roman" w:hAnsi="Times New Roman" w:cs="Times New Roman"/>
          <w:bCs/>
        </w:rPr>
        <w:t xml:space="preserve"> the </w:t>
      </w:r>
      <w:r w:rsidR="004E29F1">
        <w:rPr>
          <w:rFonts w:ascii="Times New Roman" w:hAnsi="Times New Roman" w:cs="Times New Roman"/>
          <w:bCs/>
        </w:rPr>
        <w:t xml:space="preserve">expected </w:t>
      </w:r>
      <w:r w:rsidR="00B7628A" w:rsidRPr="001F730F">
        <w:rPr>
          <w:rFonts w:ascii="Times New Roman" w:hAnsi="Times New Roman" w:cs="Times New Roman"/>
          <w:bCs/>
        </w:rPr>
        <w:t>value of the predictions</w:t>
      </w:r>
      <w:r w:rsidR="004E29F1">
        <w:rPr>
          <w:rFonts w:ascii="Times New Roman" w:hAnsi="Times New Roman" w:cs="Times New Roman"/>
          <w:bCs/>
        </w:rPr>
        <w:t>, not</w:t>
      </w:r>
      <w:r w:rsidR="00CD2F46">
        <w:rPr>
          <w:rFonts w:ascii="Times New Roman" w:hAnsi="Times New Roman" w:cs="Times New Roman"/>
          <w:bCs/>
        </w:rPr>
        <w:t xml:space="preserve"> </w:t>
      </w:r>
      <w:r w:rsidR="00BE3EBE">
        <w:rPr>
          <w:rFonts w:ascii="Times New Roman" w:hAnsi="Times New Roman" w:cs="Times New Roman"/>
          <w:bCs/>
        </w:rPr>
        <w:t xml:space="preserve">merely </w:t>
      </w:r>
      <w:r w:rsidR="00CD2F46">
        <w:rPr>
          <w:rFonts w:ascii="Times New Roman" w:hAnsi="Times New Roman" w:cs="Times New Roman"/>
          <w:bCs/>
        </w:rPr>
        <w:t>predictive accuracy</w:t>
      </w:r>
      <w:r w:rsidR="00305E93" w:rsidRPr="001F730F">
        <w:rPr>
          <w:rFonts w:ascii="Times New Roman" w:hAnsi="Times New Roman" w:cs="Times New Roman"/>
          <w:bCs/>
        </w:rPr>
        <w:t>.</w:t>
      </w:r>
      <w:r w:rsidR="0012416F">
        <w:rPr>
          <w:rFonts w:ascii="Times New Roman" w:hAnsi="Times New Roman" w:cs="Times New Roman"/>
          <w:bCs/>
        </w:rPr>
        <w:t xml:space="preserve"> </w:t>
      </w:r>
      <w:r w:rsidR="00305E93" w:rsidRPr="001F730F">
        <w:rPr>
          <w:rFonts w:ascii="Times New Roman" w:hAnsi="Times New Roman" w:cs="Times New Roman"/>
          <w:bCs/>
        </w:rPr>
        <w:t xml:space="preserve"> </w:t>
      </w:r>
      <w:r w:rsidR="00B7628A" w:rsidRPr="001F730F">
        <w:rPr>
          <w:rFonts w:ascii="Times New Roman" w:hAnsi="Times New Roman" w:cs="Times New Roman"/>
        </w:rPr>
        <w:t>To do so, we s</w:t>
      </w:r>
      <w:r w:rsidR="004E29F1">
        <w:rPr>
          <w:rFonts w:ascii="Times New Roman" w:hAnsi="Times New Roman" w:cs="Times New Roman"/>
        </w:rPr>
        <w:t>ought to improve the prediction of</w:t>
      </w:r>
      <w:r w:rsidR="00B7628A" w:rsidRPr="001F730F">
        <w:rPr>
          <w:rFonts w:ascii="Times New Roman" w:hAnsi="Times New Roman" w:cs="Times New Roman"/>
        </w:rPr>
        <w:t xml:space="preserve"> longer, subject-oriented words</w:t>
      </w:r>
      <w:r w:rsidR="004E29F1">
        <w:rPr>
          <w:rFonts w:ascii="Times New Roman" w:hAnsi="Times New Roman" w:cs="Times New Roman"/>
        </w:rPr>
        <w:t xml:space="preserve"> in the tail of the </w:t>
      </w:r>
      <w:r w:rsidR="00BE3EBE">
        <w:rPr>
          <w:rFonts w:ascii="Times New Roman" w:hAnsi="Times New Roman" w:cs="Times New Roman"/>
        </w:rPr>
        <w:t>word prediction</w:t>
      </w:r>
      <w:r w:rsidR="004E29F1">
        <w:rPr>
          <w:rFonts w:ascii="Times New Roman" w:hAnsi="Times New Roman" w:cs="Times New Roman"/>
        </w:rPr>
        <w:t xml:space="preserve"> distribution</w:t>
      </w:r>
      <w:r w:rsidR="00B7628A" w:rsidRPr="001F730F">
        <w:rPr>
          <w:rFonts w:ascii="Times New Roman" w:hAnsi="Times New Roman" w:cs="Times New Roman"/>
        </w:rPr>
        <w:t xml:space="preserve">. </w:t>
      </w:r>
      <w:r w:rsidR="0012416F">
        <w:rPr>
          <w:rFonts w:ascii="Times New Roman" w:hAnsi="Times New Roman" w:cs="Times New Roman"/>
        </w:rPr>
        <w:t xml:space="preserve"> </w:t>
      </w:r>
      <w:r w:rsidR="00E71CDF">
        <w:rPr>
          <w:rFonts w:ascii="Times New Roman" w:hAnsi="Times New Roman" w:cs="Times New Roman"/>
        </w:rPr>
        <w:t>An ex</w:t>
      </w:r>
      <w:r w:rsidR="00E71CDF" w:rsidRPr="00280EAE">
        <w:rPr>
          <w:rFonts w:ascii="Times New Roman" w:hAnsi="Times New Roman" w:cs="Times New Roman"/>
        </w:rPr>
        <w:t>tension of this</w:t>
      </w:r>
      <w:r w:rsidR="00B7628A" w:rsidRPr="00280EAE">
        <w:rPr>
          <w:rFonts w:ascii="Times New Roman" w:hAnsi="Times New Roman" w:cs="Times New Roman"/>
        </w:rPr>
        <w:t xml:space="preserve"> de</w:t>
      </w:r>
      <w:r w:rsidR="00E71CDF" w:rsidRPr="00280EAE">
        <w:rPr>
          <w:rFonts w:ascii="Times New Roman" w:hAnsi="Times New Roman" w:cs="Times New Roman"/>
        </w:rPr>
        <w:t>sire is to perform k-word prediction</w:t>
      </w:r>
      <w:r w:rsidR="00701E30" w:rsidRPr="00280EAE">
        <w:rPr>
          <w:rFonts w:ascii="Times New Roman" w:hAnsi="Times New Roman" w:cs="Times New Roman"/>
        </w:rPr>
        <w:t>, rather than single-word. For example</w:t>
      </w:r>
      <w:r w:rsidR="00DD14AB" w:rsidRPr="00280EAE">
        <w:rPr>
          <w:rFonts w:ascii="Times New Roman" w:hAnsi="Times New Roman" w:cs="Times New Roman"/>
        </w:rPr>
        <w:t>, given</w:t>
      </w:r>
      <w:r w:rsidR="00D8552A" w:rsidRPr="00280EAE">
        <w:rPr>
          <w:rFonts w:ascii="Times New Roman" w:hAnsi="Times New Roman" w:cs="Times New Roman"/>
        </w:rPr>
        <w:t xml:space="preserve"> the</w:t>
      </w:r>
      <w:r w:rsidR="00483035">
        <w:rPr>
          <w:rFonts w:ascii="Times New Roman" w:hAnsi="Times New Roman" w:cs="Times New Roman"/>
        </w:rPr>
        <w:t xml:space="preserve"> input </w:t>
      </w:r>
      <w:commentRangeStart w:id="10"/>
      <w:r w:rsidR="00DD14AB" w:rsidRPr="00483035">
        <w:rPr>
          <w:rFonts w:ascii="Times New Roman" w:hAnsi="Times New Roman" w:cs="Times New Roman"/>
          <w:i/>
        </w:rPr>
        <w:t>driving to the</w:t>
      </w:r>
      <w:r w:rsidR="00DD14AB" w:rsidRPr="00280EAE">
        <w:rPr>
          <w:rFonts w:ascii="Times New Roman" w:hAnsi="Times New Roman" w:cs="Times New Roman"/>
        </w:rPr>
        <w:t>, rather than</w:t>
      </w:r>
      <w:r w:rsidR="001B2BCA" w:rsidRPr="00280EAE">
        <w:rPr>
          <w:rFonts w:ascii="Times New Roman" w:hAnsi="Times New Roman" w:cs="Times New Roman"/>
        </w:rPr>
        <w:t xml:space="preserve"> only</w:t>
      </w:r>
      <w:r w:rsidR="00DD14AB" w:rsidRPr="00280EAE">
        <w:rPr>
          <w:rFonts w:ascii="Times New Roman" w:hAnsi="Times New Roman" w:cs="Times New Roman"/>
        </w:rPr>
        <w:t xml:space="preserve"> predicting </w:t>
      </w:r>
      <w:r w:rsidR="00DD14AB" w:rsidRPr="00483035">
        <w:rPr>
          <w:rFonts w:ascii="Times New Roman" w:hAnsi="Times New Roman" w:cs="Times New Roman"/>
          <w:i/>
        </w:rPr>
        <w:t>park</w:t>
      </w:r>
      <w:r w:rsidR="00A24666" w:rsidRPr="00280EAE">
        <w:rPr>
          <w:rFonts w:ascii="Times New Roman" w:hAnsi="Times New Roman" w:cs="Times New Roman"/>
        </w:rPr>
        <w:t>, our</w:t>
      </w:r>
      <w:r w:rsidR="007D7450" w:rsidRPr="00280EAE">
        <w:rPr>
          <w:rFonts w:ascii="Times New Roman" w:hAnsi="Times New Roman" w:cs="Times New Roman"/>
        </w:rPr>
        <w:t xml:space="preserve"> </w:t>
      </w:r>
      <w:r w:rsidR="007D047B" w:rsidRPr="00280EAE">
        <w:rPr>
          <w:rFonts w:ascii="Times New Roman" w:hAnsi="Times New Roman" w:cs="Times New Roman"/>
        </w:rPr>
        <w:t>3</w:t>
      </w:r>
      <w:r w:rsidR="00DD14AB" w:rsidRPr="00280EAE">
        <w:rPr>
          <w:rFonts w:ascii="Times New Roman" w:hAnsi="Times New Roman" w:cs="Times New Roman"/>
        </w:rPr>
        <w:t xml:space="preserve">-word prediction model may return </w:t>
      </w:r>
      <w:r w:rsidR="00DD14AB" w:rsidRPr="00483035">
        <w:rPr>
          <w:rFonts w:ascii="Times New Roman" w:hAnsi="Times New Roman" w:cs="Times New Roman"/>
          <w:i/>
        </w:rPr>
        <w:t>park for lunch</w:t>
      </w:r>
      <w:r w:rsidR="00543369" w:rsidRPr="00280EAE">
        <w:rPr>
          <w:rFonts w:ascii="Times New Roman" w:hAnsi="Times New Roman" w:cs="Times New Roman"/>
        </w:rPr>
        <w:t xml:space="preserve"> and </w:t>
      </w:r>
      <w:r w:rsidR="00543369" w:rsidRPr="00483035">
        <w:rPr>
          <w:rFonts w:ascii="Times New Roman" w:hAnsi="Times New Roman" w:cs="Times New Roman"/>
          <w:i/>
        </w:rPr>
        <w:t>park to walk</w:t>
      </w:r>
      <w:r w:rsidR="00B7628A" w:rsidRPr="00280EAE">
        <w:rPr>
          <w:rFonts w:ascii="Times New Roman" w:hAnsi="Times New Roman" w:cs="Times New Roman"/>
        </w:rPr>
        <w:t>.</w:t>
      </w:r>
      <w:r w:rsidR="00DD14AB" w:rsidRPr="00280EAE">
        <w:rPr>
          <w:rFonts w:ascii="Times New Roman" w:hAnsi="Times New Roman" w:cs="Times New Roman"/>
        </w:rPr>
        <w:t xml:space="preserve"> </w:t>
      </w:r>
      <w:r w:rsidR="0012416F" w:rsidRPr="00280EAE">
        <w:rPr>
          <w:rFonts w:ascii="Times New Roman" w:hAnsi="Times New Roman" w:cs="Times New Roman"/>
        </w:rPr>
        <w:t xml:space="preserve"> </w:t>
      </w:r>
      <w:r w:rsidR="00950069" w:rsidRPr="00280EAE">
        <w:rPr>
          <w:rFonts w:ascii="Times New Roman" w:hAnsi="Times New Roman" w:cs="Times New Roman"/>
        </w:rPr>
        <w:t xml:space="preserve">The </w:t>
      </w:r>
      <w:commentRangeEnd w:id="10"/>
      <w:r w:rsidR="00FD5104">
        <w:rPr>
          <w:rStyle w:val="CommentReference"/>
        </w:rPr>
        <w:commentReference w:id="10"/>
      </w:r>
      <w:r w:rsidR="00950069" w:rsidRPr="00280EAE">
        <w:rPr>
          <w:rFonts w:ascii="Times New Roman" w:hAnsi="Times New Roman" w:cs="Times New Roman"/>
        </w:rPr>
        <w:t>motivation</w:t>
      </w:r>
      <w:r w:rsidR="00DD14AB" w:rsidRPr="00280EAE">
        <w:rPr>
          <w:rFonts w:ascii="Times New Roman" w:hAnsi="Times New Roman" w:cs="Times New Roman"/>
        </w:rPr>
        <w:t xml:space="preserve"> is to approximate phrases, since phrases conta</w:t>
      </w:r>
      <w:r w:rsidR="00DD14AB">
        <w:rPr>
          <w:rFonts w:ascii="Times New Roman" w:hAnsi="Times New Roman" w:cs="Times New Roman"/>
        </w:rPr>
        <w:t>in more</w:t>
      </w:r>
      <w:r w:rsidR="00483035">
        <w:rPr>
          <w:rFonts w:ascii="Times New Roman" w:hAnsi="Times New Roman" w:cs="Times New Roman"/>
        </w:rPr>
        <w:t xml:space="preserve"> contextual</w:t>
      </w:r>
      <w:r w:rsidR="00DD14AB">
        <w:rPr>
          <w:rFonts w:ascii="Times New Roman" w:hAnsi="Times New Roman" w:cs="Times New Roman"/>
        </w:rPr>
        <w:t xml:space="preserve"> information, and viewing language as</w:t>
      </w:r>
      <w:r w:rsidR="00CA11CE">
        <w:rPr>
          <w:rFonts w:ascii="Times New Roman" w:hAnsi="Times New Roman" w:cs="Times New Roman"/>
        </w:rPr>
        <w:t xml:space="preserve"> a dis</w:t>
      </w:r>
      <w:r w:rsidR="00A80B8D">
        <w:rPr>
          <w:rFonts w:ascii="Times New Roman" w:hAnsi="Times New Roman" w:cs="Times New Roman"/>
        </w:rPr>
        <w:t xml:space="preserve">tribution of phrases is a </w:t>
      </w:r>
      <w:r w:rsidR="00465F03">
        <w:rPr>
          <w:rFonts w:ascii="Times New Roman" w:hAnsi="Times New Roman" w:cs="Times New Roman"/>
        </w:rPr>
        <w:t>likely</w:t>
      </w:r>
      <w:r w:rsidR="00AD7CD2">
        <w:rPr>
          <w:rFonts w:ascii="Times New Roman" w:hAnsi="Times New Roman" w:cs="Times New Roman"/>
        </w:rPr>
        <w:t xml:space="preserve"> contextual</w:t>
      </w:r>
      <w:r w:rsidR="00B50DD1">
        <w:rPr>
          <w:rFonts w:ascii="Times New Roman" w:hAnsi="Times New Roman" w:cs="Times New Roman"/>
        </w:rPr>
        <w:t xml:space="preserve"> improvement over </w:t>
      </w:r>
      <w:r w:rsidR="00AD7CD2">
        <w:rPr>
          <w:rFonts w:ascii="Times New Roman" w:hAnsi="Times New Roman" w:cs="Times New Roman"/>
        </w:rPr>
        <w:t xml:space="preserve">a distribution of </w:t>
      </w:r>
      <w:r w:rsidR="00B50DD1">
        <w:rPr>
          <w:rFonts w:ascii="Times New Roman" w:hAnsi="Times New Roman" w:cs="Times New Roman"/>
        </w:rPr>
        <w:t>word</w:t>
      </w:r>
      <w:r w:rsidR="00AD7CD2">
        <w:rPr>
          <w:rFonts w:ascii="Times New Roman" w:hAnsi="Times New Roman" w:cs="Times New Roman"/>
        </w:rPr>
        <w:t>s</w:t>
      </w:r>
      <w:r w:rsidR="00DD14AB">
        <w:rPr>
          <w:rFonts w:ascii="Times New Roman" w:hAnsi="Times New Roman" w:cs="Times New Roman"/>
        </w:rPr>
        <w:t xml:space="preserve">. </w:t>
      </w:r>
      <w:r w:rsidR="00544C2A" w:rsidRPr="001F730F">
        <w:rPr>
          <w:rFonts w:ascii="Times New Roman" w:hAnsi="Times New Roman" w:cs="Times New Roman"/>
        </w:rPr>
        <w:t xml:space="preserve"> Perplexity measurements of language</w:t>
      </w:r>
      <w:r w:rsidR="00B7628A" w:rsidRPr="001F730F">
        <w:rPr>
          <w:rFonts w:ascii="Times New Roman" w:hAnsi="Times New Roman" w:cs="Times New Roman"/>
        </w:rPr>
        <w:t xml:space="preserve"> sequences demonstrate the difficulty of </w:t>
      </w:r>
      <w:r w:rsidR="00423D41">
        <w:rPr>
          <w:rFonts w:ascii="Times New Roman" w:hAnsi="Times New Roman" w:cs="Times New Roman"/>
        </w:rPr>
        <w:t>using n-gram</w:t>
      </w:r>
      <w:r w:rsidR="001123DD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>single-w</w:t>
      </w:r>
      <w:r w:rsidR="001123DD">
        <w:rPr>
          <w:rFonts w:ascii="Times New Roman" w:hAnsi="Times New Roman" w:cs="Times New Roman"/>
        </w:rPr>
        <w:t>ord prediction to simulate multi-word prediction</w:t>
      </w:r>
      <w:r w:rsidR="00B7628A" w:rsidRPr="001F730F">
        <w:rPr>
          <w:rFonts w:ascii="Times New Roman" w:hAnsi="Times New Roman" w:cs="Times New Roman"/>
        </w:rPr>
        <w:t>: if th</w:t>
      </w:r>
      <w:r w:rsidR="00896338">
        <w:rPr>
          <w:rFonts w:ascii="Times New Roman" w:hAnsi="Times New Roman" w:cs="Times New Roman"/>
        </w:rPr>
        <w:t>e perplexity of a language model</w:t>
      </w:r>
      <w:r w:rsidR="00B7628A" w:rsidRPr="001F730F">
        <w:rPr>
          <w:rFonts w:ascii="Times New Roman" w:hAnsi="Times New Roman" w:cs="Times New Roman"/>
        </w:rPr>
        <w:t xml:space="preserve"> </w:t>
      </w:r>
      <w:r w:rsidR="00D24CF7" w:rsidRPr="001F730F">
        <w:rPr>
          <w:rFonts w:ascii="Times New Roman" w:hAnsi="Times New Roman" w:cs="Times New Roman"/>
        </w:rPr>
        <w:t xml:space="preserve">results in single-word </w:t>
      </w:r>
      <w:r w:rsidR="00B7628A" w:rsidRPr="001F730F">
        <w:rPr>
          <w:rFonts w:ascii="Times New Roman" w:hAnsi="Times New Roman" w:cs="Times New Roman"/>
        </w:rPr>
        <w:t>predictions with 15% accuracy, then the accuracy of recursively predicting k-words will average 0.15</w:t>
      </w:r>
      <w:r w:rsidR="00B7628A" w:rsidRPr="001F730F">
        <w:rPr>
          <w:rFonts w:ascii="Times New Roman" w:hAnsi="Times New Roman" w:cs="Times New Roman"/>
          <w:vertAlign w:val="superscript"/>
        </w:rPr>
        <w:t>k</w:t>
      </w:r>
      <w:r w:rsidR="00896338">
        <w:rPr>
          <w:rFonts w:ascii="Times New Roman" w:hAnsi="Times New Roman" w:cs="Times New Roman"/>
        </w:rPr>
        <w:t xml:space="preserve"> * 100%.</w:t>
      </w:r>
      <w:r w:rsidR="0012416F">
        <w:rPr>
          <w:rFonts w:ascii="Times New Roman" w:hAnsi="Times New Roman" w:cs="Times New Roman"/>
        </w:rPr>
        <w:t xml:space="preserve"> </w:t>
      </w:r>
      <w:r w:rsidR="00CB1F31">
        <w:rPr>
          <w:rFonts w:ascii="Times New Roman" w:hAnsi="Times New Roman" w:cs="Times New Roman"/>
        </w:rPr>
        <w:t xml:space="preserve"> Accuracy rapidly declines with increasing </w:t>
      </w:r>
      <w:r w:rsidR="0082028D">
        <w:rPr>
          <w:rFonts w:ascii="Times New Roman" w:hAnsi="Times New Roman" w:cs="Times New Roman"/>
        </w:rPr>
        <w:t>prediction length, and</w:t>
      </w:r>
      <w:r w:rsidR="00B7628A" w:rsidRPr="001F730F">
        <w:rPr>
          <w:rFonts w:ascii="Times New Roman" w:hAnsi="Times New Roman" w:cs="Times New Roman"/>
        </w:rPr>
        <w:t xml:space="preserve"> more importantly, successive </w:t>
      </w:r>
      <w:r w:rsidR="002E4BC1" w:rsidRPr="001F730F">
        <w:rPr>
          <w:rFonts w:ascii="Times New Roman" w:hAnsi="Times New Roman" w:cs="Times New Roman"/>
        </w:rPr>
        <w:t xml:space="preserve">n-gram </w:t>
      </w:r>
      <w:r w:rsidR="00B7628A" w:rsidRPr="001F730F">
        <w:rPr>
          <w:rFonts w:ascii="Times New Roman" w:hAnsi="Times New Roman" w:cs="Times New Roman"/>
        </w:rPr>
        <w:t>prediction</w:t>
      </w:r>
      <w:r w:rsidR="002E4BC1" w:rsidRPr="001F730F">
        <w:rPr>
          <w:rFonts w:ascii="Times New Roman" w:hAnsi="Times New Roman" w:cs="Times New Roman"/>
        </w:rPr>
        <w:t>s lead</w:t>
      </w:r>
      <w:r w:rsidR="00B7628A" w:rsidRPr="001F730F">
        <w:rPr>
          <w:rFonts w:ascii="Times New Roman" w:hAnsi="Times New Roman" w:cs="Times New Roman"/>
        </w:rPr>
        <w:t xml:space="preserve"> to</w:t>
      </w:r>
      <w:r w:rsidR="00CA797B" w:rsidRPr="001F730F">
        <w:rPr>
          <w:rFonts w:ascii="Times New Roman" w:hAnsi="Times New Roman" w:cs="Times New Roman"/>
        </w:rPr>
        <w:t xml:space="preserve"> the cyclic behavior noted earlier</w:t>
      </w:r>
      <w:r w:rsidR="00A23412">
        <w:rPr>
          <w:rFonts w:ascii="Times New Roman" w:hAnsi="Times New Roman" w:cs="Times New Roman"/>
        </w:rPr>
        <w:t>.</w:t>
      </w:r>
    </w:p>
    <w:p w14:paraId="430C35D6" w14:textId="4ADC4C25" w:rsidR="00BA01E5" w:rsidRDefault="00966112" w:rsidP="00904BF7">
      <w:pPr>
        <w:spacing w:after="0" w:line="480" w:lineRule="auto"/>
        <w:rPr>
          <w:rFonts w:ascii="Times New Roman" w:hAnsi="Times New Roman" w:cs="Times New Roman"/>
        </w:rPr>
      </w:pPr>
      <w:ins w:id="11" w:author="Jesse" w:date="2015-03-23T14:01:00Z">
        <w:r>
          <w:rPr>
            <w:rFonts w:ascii="Times New Roman" w:hAnsi="Times New Roman" w:cs="Times New Roman"/>
          </w:rPr>
          <w:tab/>
        </w:r>
      </w:ins>
      <w:r w:rsidR="00B7628A" w:rsidRPr="001F730F">
        <w:rPr>
          <w:rFonts w:ascii="Times New Roman" w:hAnsi="Times New Roman" w:cs="Times New Roman"/>
        </w:rPr>
        <w:t>These results motivate the alternative method presented here.</w:t>
      </w:r>
      <w:r w:rsidR="002D16EE">
        <w:rPr>
          <w:rFonts w:ascii="Times New Roman" w:hAnsi="Times New Roman" w:cs="Times New Roman"/>
          <w:bCs/>
        </w:rPr>
        <w:t xml:space="preserve">  </w:t>
      </w:r>
      <w:r w:rsidR="00831274" w:rsidRPr="001F730F">
        <w:rPr>
          <w:rFonts w:ascii="Times New Roman" w:hAnsi="Times New Roman" w:cs="Times New Roman"/>
          <w:bCs/>
        </w:rPr>
        <w:t>Intuitively, if individuals tend to reuse certain wo</w:t>
      </w:r>
      <w:r w:rsidR="00C36E97">
        <w:rPr>
          <w:rFonts w:ascii="Times New Roman" w:hAnsi="Times New Roman" w:cs="Times New Roman"/>
          <w:bCs/>
        </w:rPr>
        <w:t>rds,</w:t>
      </w:r>
      <w:r w:rsidR="00831274" w:rsidRPr="001F730F">
        <w:rPr>
          <w:rFonts w:ascii="Times New Roman" w:hAnsi="Times New Roman" w:cs="Times New Roman"/>
          <w:bCs/>
        </w:rPr>
        <w:t xml:space="preserve"> likely</w:t>
      </w:r>
      <w:r w:rsidR="00C36E97">
        <w:rPr>
          <w:rFonts w:ascii="Times New Roman" w:hAnsi="Times New Roman" w:cs="Times New Roman"/>
          <w:bCs/>
        </w:rPr>
        <w:t xml:space="preserve"> this</w:t>
      </w:r>
      <w:r w:rsidR="00077DBC">
        <w:rPr>
          <w:rFonts w:ascii="Times New Roman" w:hAnsi="Times New Roman" w:cs="Times New Roman"/>
          <w:bCs/>
        </w:rPr>
        <w:t xml:space="preserve"> extends to</w:t>
      </w:r>
      <w:r w:rsidR="00831274" w:rsidRPr="001F730F">
        <w:rPr>
          <w:rFonts w:ascii="Times New Roman" w:hAnsi="Times New Roman" w:cs="Times New Roman"/>
          <w:bCs/>
        </w:rPr>
        <w:t xml:space="preserve"> short phrases</w:t>
      </w:r>
      <w:r w:rsidR="00BD2E62" w:rsidRPr="001F730F">
        <w:rPr>
          <w:rFonts w:ascii="Times New Roman" w:hAnsi="Times New Roman" w:cs="Times New Roman"/>
          <w:bCs/>
        </w:rPr>
        <w:t>.</w:t>
      </w:r>
      <w:r w:rsidR="00A50CC4">
        <w:rPr>
          <w:rFonts w:ascii="Times New Roman" w:hAnsi="Times New Roman" w:cs="Times New Roman"/>
          <w:bCs/>
        </w:rPr>
        <w:t xml:space="preserve"> </w:t>
      </w:r>
      <w:r w:rsidR="00BD2E62" w:rsidRPr="001F730F">
        <w:rPr>
          <w:rFonts w:ascii="Times New Roman" w:hAnsi="Times New Roman" w:cs="Times New Roman"/>
          <w:bCs/>
        </w:rPr>
        <w:t xml:space="preserve"> </w:t>
      </w:r>
      <w:r w:rsidR="00EF4AB2" w:rsidRPr="001F730F">
        <w:rPr>
          <w:rFonts w:ascii="Times New Roman" w:hAnsi="Times New Roman" w:cs="Times New Roman"/>
        </w:rPr>
        <w:t>The</w:t>
      </w:r>
      <w:r w:rsidR="00B7628A" w:rsidRPr="001F730F">
        <w:rPr>
          <w:rFonts w:ascii="Times New Roman" w:hAnsi="Times New Roman" w:cs="Times New Roman"/>
        </w:rPr>
        <w:t xml:space="preserve"> proposed me</w:t>
      </w:r>
      <w:r w:rsidR="00DB27CF" w:rsidRPr="001F730F">
        <w:rPr>
          <w:rFonts w:ascii="Times New Roman" w:hAnsi="Times New Roman" w:cs="Times New Roman"/>
        </w:rPr>
        <w:t>thod is a similarity</w:t>
      </w:r>
      <w:r w:rsidR="00A92203" w:rsidRPr="001F730F">
        <w:rPr>
          <w:rFonts w:ascii="Times New Roman" w:hAnsi="Times New Roman" w:cs="Times New Roman"/>
        </w:rPr>
        <w:t xml:space="preserve"> based</w:t>
      </w:r>
      <w:r w:rsidR="00B7628A" w:rsidRPr="001F730F">
        <w:rPr>
          <w:rFonts w:ascii="Times New Roman" w:hAnsi="Times New Roman" w:cs="Times New Roman"/>
        </w:rPr>
        <w:t xml:space="preserve"> approach, forming predictions based on which of a s</w:t>
      </w:r>
      <w:r w:rsidR="003A149D">
        <w:rPr>
          <w:rFonts w:ascii="Times New Roman" w:hAnsi="Times New Roman" w:cs="Times New Roman"/>
        </w:rPr>
        <w:t>et of three-word example phras</w:t>
      </w:r>
      <w:r w:rsidR="00B7628A" w:rsidRPr="001F730F">
        <w:rPr>
          <w:rFonts w:ascii="Times New Roman" w:hAnsi="Times New Roman" w:cs="Times New Roman"/>
        </w:rPr>
        <w:t xml:space="preserve">es are nearest to an estimate of the current context. </w:t>
      </w:r>
      <w:r w:rsidR="00A50CC4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 xml:space="preserve">The predictor is similarity-based rather than sequential, and the predictions are multi-word. </w:t>
      </w:r>
      <w:r w:rsidR="00A50CC4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>The exam</w:t>
      </w:r>
      <w:r w:rsidR="00F13F39">
        <w:rPr>
          <w:rFonts w:ascii="Times New Roman" w:hAnsi="Times New Roman" w:cs="Times New Roman"/>
        </w:rPr>
        <w:t>ple set is a lookup table of</w:t>
      </w:r>
      <w:r w:rsidR="00226B18">
        <w:rPr>
          <w:rFonts w:ascii="Times New Roman" w:hAnsi="Times New Roman" w:cs="Times New Roman"/>
        </w:rPr>
        <w:t xml:space="preserve"> all</w:t>
      </w:r>
      <w:r w:rsidR="00B7628A" w:rsidRPr="001F730F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lastRenderedPageBreak/>
        <w:t>four-word sequences from the user-training data, where the first word is the query and the following three-word</w:t>
      </w:r>
      <w:r w:rsidR="00140785">
        <w:rPr>
          <w:rFonts w:ascii="Times New Roman" w:hAnsi="Times New Roman" w:cs="Times New Roman"/>
        </w:rPr>
        <w:t>s form a possible prediction for</w:t>
      </w:r>
      <w:r w:rsidR="00B7628A" w:rsidRPr="001F730F">
        <w:rPr>
          <w:rFonts w:ascii="Times New Roman" w:hAnsi="Times New Roman" w:cs="Times New Roman"/>
        </w:rPr>
        <w:t xml:space="preserve"> that</w:t>
      </w:r>
      <w:r w:rsidR="00287B31" w:rsidRPr="001F730F">
        <w:rPr>
          <w:rFonts w:ascii="Times New Roman" w:hAnsi="Times New Roman" w:cs="Times New Roman"/>
        </w:rPr>
        <w:t xml:space="preserve"> query.</w:t>
      </w:r>
      <w:r w:rsidR="00A50CC4">
        <w:rPr>
          <w:rFonts w:ascii="Times New Roman" w:hAnsi="Times New Roman" w:cs="Times New Roman"/>
        </w:rPr>
        <w:t xml:space="preserve"> </w:t>
      </w:r>
      <w:r w:rsidR="00287B31" w:rsidRPr="001F730F">
        <w:rPr>
          <w:rFonts w:ascii="Times New Roman" w:hAnsi="Times New Roman" w:cs="Times New Roman"/>
        </w:rPr>
        <w:t xml:space="preserve"> Each entry</w:t>
      </w:r>
      <w:r w:rsidR="00570856">
        <w:rPr>
          <w:rFonts w:ascii="Times New Roman" w:hAnsi="Times New Roman" w:cs="Times New Roman"/>
        </w:rPr>
        <w:t xml:space="preserve"> also stores the frequency</w:t>
      </w:r>
      <w:r w:rsidR="00E12806" w:rsidRPr="001F730F">
        <w:rPr>
          <w:rFonts w:ascii="Times New Roman" w:hAnsi="Times New Roman" w:cs="Times New Roman"/>
        </w:rPr>
        <w:t xml:space="preserve"> of</w:t>
      </w:r>
      <w:r w:rsidR="00ED062E" w:rsidRPr="001F730F">
        <w:rPr>
          <w:rFonts w:ascii="Times New Roman" w:hAnsi="Times New Roman" w:cs="Times New Roman"/>
        </w:rPr>
        <w:t xml:space="preserve"> that</w:t>
      </w:r>
      <w:r w:rsidR="00287B31" w:rsidRPr="001F730F">
        <w:rPr>
          <w:rFonts w:ascii="Times New Roman" w:hAnsi="Times New Roman" w:cs="Times New Roman"/>
        </w:rPr>
        <w:t xml:space="preserve"> four word sequence.</w:t>
      </w:r>
      <w:r w:rsidR="00FD78A9">
        <w:rPr>
          <w:rFonts w:ascii="Times New Roman" w:hAnsi="Times New Roman" w:cs="Times New Roman"/>
        </w:rPr>
        <w:t xml:space="preserve"> </w:t>
      </w:r>
      <w:r w:rsidR="00982190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>The table is queried based on the user's previ</w:t>
      </w:r>
      <w:r w:rsidR="00BF7E83">
        <w:rPr>
          <w:rFonts w:ascii="Times New Roman" w:hAnsi="Times New Roman" w:cs="Times New Roman"/>
        </w:rPr>
        <w:t xml:space="preserve">ous word, giving the set of </w:t>
      </w:r>
      <w:r w:rsidR="00B7628A" w:rsidRPr="001F730F">
        <w:rPr>
          <w:rFonts w:ascii="Times New Roman" w:hAnsi="Times New Roman" w:cs="Times New Roman"/>
        </w:rPr>
        <w:t xml:space="preserve">example vectors from which to draw predictions. </w:t>
      </w:r>
      <w:r w:rsidR="00A50CC4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>The query word ensures the semantic validity of predi</w:t>
      </w:r>
      <w:r w:rsidR="00F214A5">
        <w:rPr>
          <w:rFonts w:ascii="Times New Roman" w:hAnsi="Times New Roman" w:cs="Times New Roman"/>
        </w:rPr>
        <w:t>cti</w:t>
      </w:r>
      <w:r w:rsidR="00982190">
        <w:rPr>
          <w:rFonts w:ascii="Times New Roman" w:hAnsi="Times New Roman" w:cs="Times New Roman"/>
        </w:rPr>
        <w:t>ons, although</w:t>
      </w:r>
      <w:r w:rsidR="00F214A5">
        <w:rPr>
          <w:rFonts w:ascii="Times New Roman" w:hAnsi="Times New Roman" w:cs="Times New Roman"/>
        </w:rPr>
        <w:t xml:space="preserve"> the </w:t>
      </w:r>
      <w:r w:rsidR="00B7628A" w:rsidRPr="001F730F">
        <w:rPr>
          <w:rFonts w:ascii="Times New Roman" w:hAnsi="Times New Roman" w:cs="Times New Roman"/>
        </w:rPr>
        <w:t>entire ex</w:t>
      </w:r>
      <w:r w:rsidR="00AB5B77">
        <w:rPr>
          <w:rFonts w:ascii="Times New Roman" w:hAnsi="Times New Roman" w:cs="Times New Roman"/>
        </w:rPr>
        <w:t>ample set may</w:t>
      </w:r>
      <w:r w:rsidR="00F214A5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>be searched, and as noted later, the data model</w:t>
      </w:r>
      <w:r w:rsidR="00DF4A57" w:rsidRPr="001F730F">
        <w:rPr>
          <w:rFonts w:ascii="Times New Roman" w:hAnsi="Times New Roman" w:cs="Times New Roman"/>
        </w:rPr>
        <w:t xml:space="preserve"> </w:t>
      </w:r>
      <w:r w:rsidR="009749FD">
        <w:rPr>
          <w:rFonts w:ascii="Times New Roman" w:hAnsi="Times New Roman" w:cs="Times New Roman"/>
        </w:rPr>
        <w:t xml:space="preserve">also </w:t>
      </w:r>
      <w:r w:rsidR="00DF4A57" w:rsidRPr="001F730F">
        <w:rPr>
          <w:rFonts w:ascii="Times New Roman" w:hAnsi="Times New Roman" w:cs="Times New Roman"/>
        </w:rPr>
        <w:t>supports</w:t>
      </w:r>
      <w:r w:rsidR="00B7628A" w:rsidRPr="001F730F">
        <w:rPr>
          <w:rFonts w:ascii="Times New Roman" w:hAnsi="Times New Roman" w:cs="Times New Roman"/>
        </w:rPr>
        <w:t xml:space="preserve"> synonym-based queries.</w:t>
      </w:r>
      <w:r w:rsidR="00A50CC4">
        <w:rPr>
          <w:rFonts w:ascii="Times New Roman" w:hAnsi="Times New Roman" w:cs="Times New Roman"/>
        </w:rPr>
        <w:t xml:space="preserve">  </w:t>
      </w:r>
      <w:r w:rsidR="00B7628A" w:rsidRPr="001F730F">
        <w:rPr>
          <w:rFonts w:ascii="Times New Roman" w:hAnsi="Times New Roman" w:cs="Times New Roman"/>
        </w:rPr>
        <w:t xml:space="preserve">Given a </w:t>
      </w:r>
      <w:r w:rsidR="00440E7B" w:rsidRPr="001F730F">
        <w:rPr>
          <w:rFonts w:ascii="Times New Roman" w:hAnsi="Times New Roman" w:cs="Times New Roman"/>
        </w:rPr>
        <w:t>query and some previous words for</w:t>
      </w:r>
      <w:r w:rsidR="00B7628A" w:rsidRPr="001F730F">
        <w:rPr>
          <w:rFonts w:ascii="Times New Roman" w:hAnsi="Times New Roman" w:cs="Times New Roman"/>
        </w:rPr>
        <w:t xml:space="preserve"> context, </w:t>
      </w:r>
      <w:r w:rsidR="003C3C32" w:rsidRPr="001F730F">
        <w:rPr>
          <w:rFonts w:ascii="Times New Roman" w:hAnsi="Times New Roman" w:cs="Times New Roman"/>
        </w:rPr>
        <w:t xml:space="preserve">we return a list of </w:t>
      </w:r>
      <w:r w:rsidR="00A51918">
        <w:rPr>
          <w:rFonts w:ascii="Times New Roman" w:hAnsi="Times New Roman" w:cs="Times New Roman"/>
        </w:rPr>
        <w:t xml:space="preserve">example </w:t>
      </w:r>
      <w:r w:rsidR="003C3C32" w:rsidRPr="001F730F">
        <w:rPr>
          <w:rFonts w:ascii="Times New Roman" w:hAnsi="Times New Roman" w:cs="Times New Roman"/>
        </w:rPr>
        <w:t>vectors sort</w:t>
      </w:r>
      <w:r w:rsidR="00B7628A" w:rsidRPr="001F730F">
        <w:rPr>
          <w:rFonts w:ascii="Times New Roman" w:hAnsi="Times New Roman" w:cs="Times New Roman"/>
        </w:rPr>
        <w:t>ed by their resemblance to the c</w:t>
      </w:r>
      <w:r w:rsidR="009E13A1">
        <w:rPr>
          <w:rFonts w:ascii="Times New Roman" w:hAnsi="Times New Roman" w:cs="Times New Roman"/>
        </w:rPr>
        <w:t>urrent</w:t>
      </w:r>
      <w:r w:rsidR="009B776C" w:rsidRPr="001F730F">
        <w:rPr>
          <w:rFonts w:ascii="Times New Roman" w:hAnsi="Times New Roman" w:cs="Times New Roman"/>
        </w:rPr>
        <w:t xml:space="preserve"> context using a similarity </w:t>
      </w:r>
      <w:r w:rsidR="00B7628A" w:rsidRPr="001F730F">
        <w:rPr>
          <w:rFonts w:ascii="Times New Roman" w:hAnsi="Times New Roman" w:cs="Times New Roman"/>
        </w:rPr>
        <w:t>metric.</w:t>
      </w:r>
    </w:p>
    <w:p w14:paraId="509C4826" w14:textId="688D5950" w:rsidR="00C46251" w:rsidRDefault="00A34A1F" w:rsidP="00904BF7">
      <w:pPr>
        <w:spacing w:after="0" w:line="480" w:lineRule="auto"/>
        <w:rPr>
          <w:rFonts w:ascii="Times New Roman" w:hAnsi="Times New Roman" w:cs="Times New Roman"/>
        </w:rPr>
      </w:pPr>
      <w:ins w:id="12" w:author="Jesse" w:date="2015-03-23T14:01:00Z">
        <w:r>
          <w:rPr>
            <w:rFonts w:ascii="Times New Roman" w:hAnsi="Times New Roman" w:cs="Times New Roman"/>
          </w:rPr>
          <w:tab/>
        </w:r>
      </w:ins>
      <w:r w:rsidR="00B7628A" w:rsidRPr="001F730F">
        <w:rPr>
          <w:rFonts w:ascii="Times New Roman" w:hAnsi="Times New Roman" w:cs="Times New Roman"/>
        </w:rPr>
        <w:t>The associative q</w:t>
      </w:r>
      <w:r w:rsidR="005440A5">
        <w:rPr>
          <w:rFonts w:ascii="Times New Roman" w:hAnsi="Times New Roman" w:cs="Times New Roman"/>
        </w:rPr>
        <w:t>uality of our model comes from t</w:t>
      </w:r>
      <w:r w:rsidR="006F1B5E" w:rsidRPr="001F730F">
        <w:rPr>
          <w:rFonts w:ascii="Times New Roman" w:hAnsi="Times New Roman" w:cs="Times New Roman"/>
        </w:rPr>
        <w:t>he</w:t>
      </w:r>
      <w:r w:rsidR="00B7628A" w:rsidRPr="001F730F">
        <w:rPr>
          <w:rFonts w:ascii="Times New Roman" w:hAnsi="Times New Roman" w:cs="Times New Roman"/>
        </w:rPr>
        <w:t xml:space="preserve"> word-similarity matrix underlying this metric.</w:t>
      </w:r>
      <w:r w:rsidR="00A50CC4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 xml:space="preserve"> The matrix is constructed by enumerating word co-occurr</w:t>
      </w:r>
      <w:r w:rsidR="000B5E0B">
        <w:rPr>
          <w:rFonts w:ascii="Times New Roman" w:hAnsi="Times New Roman" w:cs="Times New Roman"/>
        </w:rPr>
        <w:t>ence vectors for all words</w:t>
      </w:r>
      <w:r w:rsidR="008B0DA1">
        <w:rPr>
          <w:rFonts w:ascii="Times New Roman" w:hAnsi="Times New Roman" w:cs="Times New Roman"/>
        </w:rPr>
        <w:t xml:space="preserve"> and</w:t>
      </w:r>
      <w:r w:rsidR="00B7628A" w:rsidRPr="001F730F">
        <w:rPr>
          <w:rFonts w:ascii="Times New Roman" w:hAnsi="Times New Roman" w:cs="Times New Roman"/>
        </w:rPr>
        <w:t xml:space="preserve"> computing the cosine similarity betwe</w:t>
      </w:r>
      <w:r w:rsidR="00C1001B" w:rsidRPr="001F730F">
        <w:rPr>
          <w:rFonts w:ascii="Times New Roman" w:hAnsi="Times New Roman" w:cs="Times New Roman"/>
        </w:rPr>
        <w:t>en all word pairs based on these</w:t>
      </w:r>
      <w:r w:rsidR="00B7628A" w:rsidRPr="001F730F">
        <w:rPr>
          <w:rFonts w:ascii="Times New Roman" w:hAnsi="Times New Roman" w:cs="Times New Roman"/>
        </w:rPr>
        <w:t xml:space="preserve"> vectors. </w:t>
      </w:r>
      <w:r w:rsidR="00A50CC4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>Specifi</w:t>
      </w:r>
      <w:r w:rsidR="009B016A">
        <w:rPr>
          <w:rFonts w:ascii="Times New Roman" w:hAnsi="Times New Roman" w:cs="Times New Roman"/>
        </w:rPr>
        <w:t>cally, we read</w:t>
      </w:r>
      <w:r w:rsidR="008C2A73" w:rsidRPr="001F730F">
        <w:rPr>
          <w:rFonts w:ascii="Times New Roman" w:hAnsi="Times New Roman" w:cs="Times New Roman"/>
        </w:rPr>
        <w:t xml:space="preserve"> a</w:t>
      </w:r>
      <w:r w:rsidR="00B7628A" w:rsidRPr="001F730F">
        <w:rPr>
          <w:rFonts w:ascii="Times New Roman" w:hAnsi="Times New Roman" w:cs="Times New Roman"/>
        </w:rPr>
        <w:t xml:space="preserve"> </w:t>
      </w:r>
      <w:r w:rsidR="008C2A73" w:rsidRPr="001F730F">
        <w:rPr>
          <w:rFonts w:ascii="Times New Roman" w:hAnsi="Times New Roman" w:cs="Times New Roman"/>
        </w:rPr>
        <w:t xml:space="preserve">long word </w:t>
      </w:r>
      <w:r w:rsidR="00B7628A" w:rsidRPr="001F730F">
        <w:rPr>
          <w:rFonts w:ascii="Times New Roman" w:hAnsi="Times New Roman" w:cs="Times New Roman"/>
        </w:rPr>
        <w:t>seq</w:t>
      </w:r>
      <w:r w:rsidR="00034D9F" w:rsidRPr="001F730F">
        <w:rPr>
          <w:rFonts w:ascii="Times New Roman" w:hAnsi="Times New Roman" w:cs="Times New Roman"/>
        </w:rPr>
        <w:t>uence</w:t>
      </w:r>
      <w:r w:rsidR="006F06D2" w:rsidRPr="001F730F">
        <w:rPr>
          <w:rFonts w:ascii="Times New Roman" w:hAnsi="Times New Roman" w:cs="Times New Roman"/>
        </w:rPr>
        <w:t xml:space="preserve"> of training data</w:t>
      </w:r>
      <w:r w:rsidR="00837019" w:rsidRPr="001F730F">
        <w:rPr>
          <w:rFonts w:ascii="Times New Roman" w:hAnsi="Times New Roman" w:cs="Times New Roman"/>
        </w:rPr>
        <w:t>, omitting</w:t>
      </w:r>
      <w:r w:rsidR="00B7628A" w:rsidRPr="001F730F">
        <w:rPr>
          <w:rFonts w:ascii="Times New Roman" w:hAnsi="Times New Roman" w:cs="Times New Roman"/>
        </w:rPr>
        <w:t xml:space="preserve"> stop words, and for each unique word</w:t>
      </w:r>
      <w:r w:rsidR="00416E9D">
        <w:rPr>
          <w:rFonts w:ascii="Times New Roman" w:hAnsi="Times New Roman" w:cs="Times New Roman"/>
        </w:rPr>
        <w:t xml:space="preserve">, count </w:t>
      </w:r>
      <w:r w:rsidR="00B7628A" w:rsidRPr="001F730F">
        <w:rPr>
          <w:rFonts w:ascii="Times New Roman" w:hAnsi="Times New Roman" w:cs="Times New Roman"/>
        </w:rPr>
        <w:t>wor</w:t>
      </w:r>
      <w:r w:rsidR="00EB0221" w:rsidRPr="001F730F">
        <w:rPr>
          <w:rFonts w:ascii="Times New Roman" w:hAnsi="Times New Roman" w:cs="Times New Roman"/>
        </w:rPr>
        <w:t>d co-occurrences within a</w:t>
      </w:r>
      <w:r w:rsidR="00B7628A" w:rsidRPr="001F730F">
        <w:rPr>
          <w:rFonts w:ascii="Times New Roman" w:hAnsi="Times New Roman" w:cs="Times New Roman"/>
        </w:rPr>
        <w:t xml:space="preserve"> radius of 16 words</w:t>
      </w:r>
      <w:r w:rsidR="006F06D2" w:rsidRPr="001F730F">
        <w:rPr>
          <w:rFonts w:ascii="Times New Roman" w:hAnsi="Times New Roman" w:cs="Times New Roman"/>
        </w:rPr>
        <w:t xml:space="preserve"> upstream and downstream</w:t>
      </w:r>
      <w:r w:rsidR="00CB349E">
        <w:rPr>
          <w:rFonts w:ascii="Times New Roman" w:hAnsi="Times New Roman" w:cs="Times New Roman"/>
        </w:rPr>
        <w:t xml:space="preserve"> in the</w:t>
      </w:r>
      <w:r w:rsidR="006F06D2" w:rsidRPr="001F730F">
        <w:rPr>
          <w:rFonts w:ascii="Times New Roman" w:hAnsi="Times New Roman" w:cs="Times New Roman"/>
        </w:rPr>
        <w:t xml:space="preserve"> sequence</w:t>
      </w:r>
      <w:r w:rsidR="00B7628A" w:rsidRPr="001F730F">
        <w:rPr>
          <w:rFonts w:ascii="Times New Roman" w:hAnsi="Times New Roman" w:cs="Times New Roman"/>
        </w:rPr>
        <w:t xml:space="preserve">. </w:t>
      </w:r>
      <w:r w:rsidR="00A50CC4">
        <w:rPr>
          <w:rFonts w:ascii="Times New Roman" w:hAnsi="Times New Roman" w:cs="Times New Roman"/>
        </w:rPr>
        <w:t xml:space="preserve"> </w:t>
      </w:r>
      <w:r w:rsidR="001B51D2">
        <w:rPr>
          <w:rFonts w:ascii="Times New Roman" w:hAnsi="Times New Roman" w:cs="Times New Roman"/>
        </w:rPr>
        <w:t xml:space="preserve">The process is repeated for all </w:t>
      </w:r>
      <w:r w:rsidR="00B7628A" w:rsidRPr="001F730F">
        <w:rPr>
          <w:rFonts w:ascii="Times New Roman" w:hAnsi="Times New Roman" w:cs="Times New Roman"/>
        </w:rPr>
        <w:t>words in the lexicon</w:t>
      </w:r>
      <w:r w:rsidR="00AB0945">
        <w:rPr>
          <w:rFonts w:ascii="Times New Roman" w:hAnsi="Times New Roman" w:cs="Times New Roman"/>
        </w:rPr>
        <w:t xml:space="preserve"> of the sequence</w:t>
      </w:r>
      <w:r w:rsidR="00B7628A" w:rsidRPr="001F730F">
        <w:rPr>
          <w:rFonts w:ascii="Times New Roman" w:hAnsi="Times New Roman" w:cs="Times New Roman"/>
        </w:rPr>
        <w:t xml:space="preserve">, creating </w:t>
      </w:r>
      <w:r w:rsidR="001B51D2">
        <w:rPr>
          <w:rFonts w:ascii="Times New Roman" w:hAnsi="Times New Roman" w:cs="Times New Roman"/>
        </w:rPr>
        <w:t xml:space="preserve">a large co-occurrence matrix, as displayed in </w:t>
      </w:r>
      <w:commentRangeStart w:id="13"/>
      <w:r w:rsidR="00951E56">
        <w:rPr>
          <w:rFonts w:ascii="Times New Roman" w:hAnsi="Times New Roman" w:cs="Times New Roman"/>
        </w:rPr>
        <w:t>Table 1</w:t>
      </w:r>
      <w:commentRangeEnd w:id="13"/>
      <w:r w:rsidR="00245068">
        <w:rPr>
          <w:rStyle w:val="CommentReference"/>
        </w:rPr>
        <w:commentReference w:id="13"/>
      </w:r>
      <w:r w:rsidR="00951E56">
        <w:rPr>
          <w:rFonts w:ascii="Times New Roman" w:hAnsi="Times New Roman" w:cs="Times New Roman"/>
        </w:rPr>
        <w:t>.</w:t>
      </w:r>
      <w:r w:rsidR="00004A7B">
        <w:rPr>
          <w:rFonts w:ascii="Times New Roman" w:hAnsi="Times New Roman" w:cs="Times New Roman"/>
        </w:rPr>
        <w:t xml:space="preserve"> </w:t>
      </w:r>
      <w:r w:rsidR="00FD78A9">
        <w:rPr>
          <w:rFonts w:ascii="Times New Roman" w:hAnsi="Times New Roman" w:cs="Times New Roman"/>
        </w:rPr>
        <w:t xml:space="preserve"> Since</w:t>
      </w:r>
      <w:r w:rsidR="004C5051">
        <w:rPr>
          <w:rFonts w:ascii="Times New Roman" w:hAnsi="Times New Roman" w:cs="Times New Roman"/>
        </w:rPr>
        <w:t xml:space="preserve"> m</w:t>
      </w:r>
      <w:r w:rsidR="00B31435" w:rsidRPr="001F730F">
        <w:rPr>
          <w:rFonts w:ascii="Times New Roman" w:hAnsi="Times New Roman" w:cs="Times New Roman"/>
        </w:rPr>
        <w:t>ost words will not occur within some radius of each</w:t>
      </w:r>
      <w:r w:rsidR="00B31435">
        <w:rPr>
          <w:rFonts w:ascii="Times New Roman" w:hAnsi="Times New Roman" w:cs="Times New Roman"/>
        </w:rPr>
        <w:t xml:space="preserve"> other</w:t>
      </w:r>
      <w:r w:rsidR="004C5051">
        <w:rPr>
          <w:rFonts w:ascii="Times New Roman" w:hAnsi="Times New Roman" w:cs="Times New Roman"/>
        </w:rPr>
        <w:t>,</w:t>
      </w:r>
      <w:r w:rsidR="00C40A4A">
        <w:rPr>
          <w:rFonts w:ascii="Times New Roman" w:hAnsi="Times New Roman" w:cs="Times New Roman"/>
        </w:rPr>
        <w:t xml:space="preserve"> t</w:t>
      </w:r>
      <w:r w:rsidR="00C40A4A" w:rsidRPr="001F730F">
        <w:rPr>
          <w:rFonts w:ascii="Times New Roman" w:hAnsi="Times New Roman" w:cs="Times New Roman"/>
        </w:rPr>
        <w:t>he raw co-occurrences offer little information</w:t>
      </w:r>
      <w:r w:rsidR="00B7628A" w:rsidRPr="001F730F">
        <w:rPr>
          <w:rFonts w:ascii="Times New Roman" w:hAnsi="Times New Roman" w:cs="Times New Roman"/>
        </w:rPr>
        <w:t>.</w:t>
      </w:r>
      <w:r w:rsidR="00A50CC4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 xml:space="preserve"> To make them meaningful, a transformation is performed by calculating the cosine similarity</w:t>
      </w:r>
      <w:r w:rsidR="00B13AC6">
        <w:rPr>
          <w:rFonts w:ascii="Times New Roman" w:hAnsi="Times New Roman" w:cs="Times New Roman"/>
        </w:rPr>
        <w:t xml:space="preserve"> </w:t>
      </w:r>
      <w:r w:rsidR="00B13AC6" w:rsidRPr="002A24AF">
        <w:rPr>
          <w:rFonts w:ascii="Times New Roman" w:hAnsi="Times New Roman" w:cs="Times New Roman"/>
          <w:b/>
        </w:rPr>
        <w:t>A</w:t>
      </w:r>
      <w:r w:rsidR="00B13AC6">
        <w:rPr>
          <w:rFonts w:ascii="Times New Roman" w:hAnsi="Times New Roman" w:cs="Times New Roman"/>
        </w:rPr>
        <w:t>•</w:t>
      </w:r>
      <w:r w:rsidR="00B13AC6" w:rsidRPr="002A24AF">
        <w:rPr>
          <w:rFonts w:ascii="Times New Roman" w:hAnsi="Times New Roman" w:cs="Times New Roman"/>
          <w:b/>
        </w:rPr>
        <w:t>B</w:t>
      </w:r>
      <w:r w:rsidR="00B13AC6">
        <w:rPr>
          <w:rFonts w:ascii="Times New Roman" w:hAnsi="Times New Roman" w:cs="Times New Roman"/>
        </w:rPr>
        <w:t xml:space="preserve"> / (|</w:t>
      </w:r>
      <w:r w:rsidR="00B13AC6" w:rsidRPr="002A24AF">
        <w:rPr>
          <w:rFonts w:ascii="Times New Roman" w:hAnsi="Times New Roman" w:cs="Times New Roman"/>
          <w:b/>
        </w:rPr>
        <w:t>A</w:t>
      </w:r>
      <w:r w:rsidR="00B13AC6">
        <w:rPr>
          <w:rFonts w:ascii="Times New Roman" w:hAnsi="Times New Roman" w:cs="Times New Roman"/>
        </w:rPr>
        <w:t>| |</w:t>
      </w:r>
      <w:r w:rsidR="00B13AC6" w:rsidRPr="002A24AF">
        <w:rPr>
          <w:rFonts w:ascii="Times New Roman" w:hAnsi="Times New Roman" w:cs="Times New Roman"/>
          <w:b/>
        </w:rPr>
        <w:t>B</w:t>
      </w:r>
      <w:r w:rsidR="00B13AC6">
        <w:rPr>
          <w:rFonts w:ascii="Times New Roman" w:hAnsi="Times New Roman" w:cs="Times New Roman"/>
        </w:rPr>
        <w:t xml:space="preserve">|) </w:t>
      </w:r>
      <w:r w:rsidR="00B7628A" w:rsidRPr="001F730F">
        <w:rPr>
          <w:rFonts w:ascii="Times New Roman" w:hAnsi="Times New Roman" w:cs="Times New Roman"/>
        </w:rPr>
        <w:t>between all co-occurrence count vectors</w:t>
      </w:r>
      <w:r w:rsidR="002A0F7B">
        <w:rPr>
          <w:rFonts w:ascii="Times New Roman" w:hAnsi="Times New Roman" w:cs="Times New Roman"/>
        </w:rPr>
        <w:t xml:space="preserve"> </w:t>
      </w:r>
      <w:r w:rsidR="00363939" w:rsidRPr="002A24AF">
        <w:rPr>
          <w:rFonts w:ascii="Times New Roman" w:hAnsi="Times New Roman" w:cs="Times New Roman"/>
          <w:b/>
        </w:rPr>
        <w:t>A</w:t>
      </w:r>
      <w:r w:rsidR="00363939">
        <w:rPr>
          <w:rFonts w:ascii="Times New Roman" w:hAnsi="Times New Roman" w:cs="Times New Roman"/>
        </w:rPr>
        <w:t xml:space="preserve"> </w:t>
      </w:r>
      <w:r w:rsidR="002A0F7B">
        <w:rPr>
          <w:rFonts w:ascii="Times New Roman" w:hAnsi="Times New Roman" w:cs="Times New Roman"/>
        </w:rPr>
        <w:t xml:space="preserve">and </w:t>
      </w:r>
      <w:r w:rsidR="00363939" w:rsidRPr="002A24AF">
        <w:rPr>
          <w:rFonts w:ascii="Times New Roman" w:hAnsi="Times New Roman" w:cs="Times New Roman"/>
          <w:b/>
        </w:rPr>
        <w:t>B</w:t>
      </w:r>
      <w:r w:rsidR="00B7628A" w:rsidRPr="001F730F">
        <w:rPr>
          <w:rFonts w:ascii="Times New Roman" w:hAnsi="Times New Roman" w:cs="Times New Roman"/>
        </w:rPr>
        <w:t xml:space="preserve"> (rows) in this table, givin</w:t>
      </w:r>
      <w:r w:rsidR="007A7D8E" w:rsidRPr="001F730F">
        <w:rPr>
          <w:rFonts w:ascii="Times New Roman" w:hAnsi="Times New Roman" w:cs="Times New Roman"/>
        </w:rPr>
        <w:t>g a matrix contai</w:t>
      </w:r>
      <w:r w:rsidR="0036125A" w:rsidRPr="001F730F">
        <w:rPr>
          <w:rFonts w:ascii="Times New Roman" w:hAnsi="Times New Roman" w:cs="Times New Roman"/>
        </w:rPr>
        <w:t>ning</w:t>
      </w:r>
      <w:r w:rsidR="007A7D8E" w:rsidRPr="001F730F">
        <w:rPr>
          <w:rFonts w:ascii="Times New Roman" w:hAnsi="Times New Roman" w:cs="Times New Roman"/>
        </w:rPr>
        <w:t xml:space="preserve"> similarity measure</w:t>
      </w:r>
      <w:r w:rsidR="0036125A" w:rsidRPr="001F730F">
        <w:rPr>
          <w:rFonts w:ascii="Times New Roman" w:hAnsi="Times New Roman" w:cs="Times New Roman"/>
        </w:rPr>
        <w:t>s for every</w:t>
      </w:r>
      <w:r w:rsidR="007A7D8E" w:rsidRPr="001F730F">
        <w:rPr>
          <w:rFonts w:ascii="Times New Roman" w:hAnsi="Times New Roman" w:cs="Times New Roman"/>
        </w:rPr>
        <w:t xml:space="preserve"> word pair</w:t>
      </w:r>
      <w:r w:rsidR="00B7628A" w:rsidRPr="001F730F">
        <w:rPr>
          <w:rFonts w:ascii="Times New Roman" w:hAnsi="Times New Roman" w:cs="Times New Roman"/>
        </w:rPr>
        <w:t xml:space="preserve"> in the lexicon.</w:t>
      </w:r>
    </w:p>
    <w:p w14:paraId="14B36B54" w14:textId="47E3F479" w:rsidR="009048EB" w:rsidRPr="00B03EBE" w:rsidRDefault="00D35740" w:rsidP="00337275">
      <w:pPr>
        <w:spacing w:after="0" w:line="480" w:lineRule="auto"/>
        <w:rPr>
          <w:rFonts w:ascii="Times New Roman" w:eastAsia="MS Mincho" w:hAnsi="Times New Roman" w:cs="Times New Roman"/>
          <w:i/>
        </w:rPr>
      </w:pPr>
      <w:ins w:id="14" w:author="Jesse" w:date="2015-03-23T14:01:00Z">
        <w:r>
          <w:rPr>
            <w:rFonts w:ascii="Times New Roman" w:hAnsi="Times New Roman" w:cs="Times New Roman"/>
          </w:rPr>
          <w:tab/>
        </w:r>
      </w:ins>
      <w:r w:rsidR="00DC5822">
        <w:rPr>
          <w:rFonts w:ascii="Times New Roman" w:hAnsi="Times New Roman" w:cs="Times New Roman"/>
        </w:rPr>
        <w:t>P</w:t>
      </w:r>
      <w:r w:rsidR="006B275C" w:rsidRPr="001F730F">
        <w:rPr>
          <w:rFonts w:ascii="Times New Roman" w:hAnsi="Times New Roman" w:cs="Times New Roman"/>
        </w:rPr>
        <w:t>redictions are</w:t>
      </w:r>
      <w:r w:rsidR="00402DE2">
        <w:rPr>
          <w:rFonts w:ascii="Times New Roman" w:hAnsi="Times New Roman" w:cs="Times New Roman"/>
        </w:rPr>
        <w:t xml:space="preserve"> generated by </w:t>
      </w:r>
      <w:r w:rsidR="00B7628A" w:rsidRPr="001F730F">
        <w:rPr>
          <w:rFonts w:ascii="Times New Roman" w:hAnsi="Times New Roman" w:cs="Times New Roman"/>
        </w:rPr>
        <w:t>r</w:t>
      </w:r>
      <w:r w:rsidR="00402DE2">
        <w:rPr>
          <w:rFonts w:ascii="Times New Roman" w:hAnsi="Times New Roman" w:cs="Times New Roman"/>
        </w:rPr>
        <w:t>etriev</w:t>
      </w:r>
      <w:r w:rsidR="00B7628A" w:rsidRPr="001F730F">
        <w:rPr>
          <w:rFonts w:ascii="Times New Roman" w:hAnsi="Times New Roman" w:cs="Times New Roman"/>
        </w:rPr>
        <w:t>ing and scoring the set of example vectors</w:t>
      </w:r>
      <w:r w:rsidR="00FE5FEE">
        <w:rPr>
          <w:rFonts w:ascii="Times New Roman" w:hAnsi="Times New Roman" w:cs="Times New Roman"/>
        </w:rPr>
        <w:t xml:space="preserve"> bound to a</w:t>
      </w:r>
      <w:r w:rsidR="00B43542">
        <w:rPr>
          <w:rFonts w:ascii="Times New Roman" w:hAnsi="Times New Roman" w:cs="Times New Roman"/>
        </w:rPr>
        <w:t xml:space="preserve"> query</w:t>
      </w:r>
      <w:r w:rsidR="00B7628A" w:rsidRPr="001F730F">
        <w:rPr>
          <w:rFonts w:ascii="Times New Roman" w:hAnsi="Times New Roman" w:cs="Times New Roman"/>
        </w:rPr>
        <w:t xml:space="preserve">. </w:t>
      </w:r>
      <w:r w:rsidR="00A50CC4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>The</w:t>
      </w:r>
      <w:r w:rsidR="00955152">
        <w:rPr>
          <w:rFonts w:ascii="Times New Roman" w:hAnsi="Times New Roman" w:cs="Times New Roman"/>
        </w:rPr>
        <w:t xml:space="preserve"> score for each example is </w:t>
      </w:r>
      <w:r w:rsidR="00CE5D29">
        <w:rPr>
          <w:rFonts w:ascii="Times New Roman" w:hAnsi="Times New Roman" w:cs="Times New Roman"/>
        </w:rPr>
        <w:t>the sum</w:t>
      </w:r>
      <w:r w:rsidR="00B7628A" w:rsidRPr="001F730F">
        <w:rPr>
          <w:rFonts w:ascii="Times New Roman" w:hAnsi="Times New Roman" w:cs="Times New Roman"/>
        </w:rPr>
        <w:t xml:space="preserve"> similarity between each word in the 3-word prediction and the previous 15 words of context, as given by the similarity matrix.</w:t>
      </w:r>
      <w:r w:rsidR="00A50CC4">
        <w:rPr>
          <w:rFonts w:ascii="Times New Roman" w:hAnsi="Times New Roman" w:cs="Times New Roman"/>
        </w:rPr>
        <w:t xml:space="preserve"> </w:t>
      </w:r>
      <w:r w:rsidR="00710114">
        <w:rPr>
          <w:rFonts w:ascii="Times New Roman" w:hAnsi="Times New Roman" w:cs="Times New Roman"/>
        </w:rPr>
        <w:t xml:space="preserve"> To lend greater</w:t>
      </w:r>
      <w:r w:rsidR="00B7628A" w:rsidRPr="001F730F">
        <w:rPr>
          <w:rFonts w:ascii="Times New Roman" w:hAnsi="Times New Roman" w:cs="Times New Roman"/>
        </w:rPr>
        <w:t xml:space="preserve"> weight to more frequent sequences, the score is multiplied by the raw f</w:t>
      </w:r>
      <w:r w:rsidR="00337275">
        <w:rPr>
          <w:rFonts w:ascii="Times New Roman" w:hAnsi="Times New Roman" w:cs="Times New Roman"/>
        </w:rPr>
        <w:t xml:space="preserve">requency count for </w:t>
      </w:r>
      <w:r w:rsidR="00337275">
        <w:rPr>
          <w:rFonts w:ascii="Times New Roman" w:hAnsi="Times New Roman" w:cs="Times New Roman"/>
        </w:rPr>
        <w:lastRenderedPageBreak/>
        <w:t>that example</w:t>
      </w:r>
      <w:r w:rsidR="00C33921">
        <w:rPr>
          <w:rFonts w:ascii="Times New Roman" w:hAnsi="Times New Roman" w:cs="Times New Roman"/>
        </w:rPr>
        <w:t xml:space="preserve">: ex.count *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j=1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15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CosSim(ex.next3[i],context[j])</m:t>
                </m:r>
              </m:e>
            </m:nary>
          </m:e>
        </m:nary>
      </m:oMath>
      <w:r w:rsidR="00C33921">
        <w:rPr>
          <w:rFonts w:ascii="Times New Roman" w:hAnsi="Times New Roman" w:cs="Times New Roman"/>
        </w:rPr>
        <w:t>.</w:t>
      </w:r>
      <w:r w:rsidR="00123243">
        <w:rPr>
          <w:rFonts w:ascii="Times New Roman" w:hAnsi="Times New Roman" w:cs="Times New Roman"/>
        </w:rPr>
        <w:t xml:space="preserve">  </w:t>
      </w:r>
      <w:r w:rsidR="00123243" w:rsidRPr="00337275">
        <w:rPr>
          <w:rFonts w:ascii="Times New Roman" w:hAnsi="Times New Roman" w:cs="Times New Roman"/>
        </w:rPr>
        <w:t>Note the correspondence between this expression and similar</w:t>
      </w:r>
      <w:r w:rsidR="00254851">
        <w:rPr>
          <w:rFonts w:ascii="Times New Roman" w:hAnsi="Times New Roman" w:cs="Times New Roman"/>
        </w:rPr>
        <w:t>ity</w:t>
      </w:r>
      <w:r w:rsidR="00123243" w:rsidRPr="00337275">
        <w:rPr>
          <w:rFonts w:ascii="Times New Roman" w:hAnsi="Times New Roman" w:cs="Times New Roman"/>
        </w:rPr>
        <w:t xml:space="preserve"> expressions for document retrieval, for which the</w:t>
      </w:r>
      <w:r w:rsidR="00123243">
        <w:rPr>
          <w:rFonts w:ascii="Times New Roman" w:hAnsi="Times New Roman" w:cs="Times New Roman"/>
        </w:rPr>
        <w:t xml:space="preserve"> double</w:t>
      </w:r>
      <w:r w:rsidR="00123243" w:rsidRPr="00337275">
        <w:rPr>
          <w:rFonts w:ascii="Times New Roman" w:hAnsi="Times New Roman" w:cs="Times New Roman"/>
        </w:rPr>
        <w:t xml:space="preserve"> summation</w:t>
      </w:r>
      <w:r w:rsidR="00123243">
        <w:rPr>
          <w:rFonts w:ascii="Times New Roman" w:hAnsi="Times New Roman" w:cs="Times New Roman"/>
        </w:rPr>
        <w:t xml:space="preserve"> is</w:t>
      </w:r>
      <w:r w:rsidR="00123243" w:rsidRPr="00337275">
        <w:rPr>
          <w:rFonts w:ascii="Times New Roman" w:hAnsi="Times New Roman" w:cs="Times New Roman"/>
        </w:rPr>
        <w:t xml:space="preserve"> over query </w:t>
      </w:r>
      <w:r w:rsidR="00123243" w:rsidRPr="00954DFB">
        <w:rPr>
          <w:rFonts w:ascii="Times New Roman" w:hAnsi="Times New Roman" w:cs="Times New Roman"/>
        </w:rPr>
        <w:t>terms and do</w:t>
      </w:r>
      <w:r w:rsidR="00C33921">
        <w:rPr>
          <w:rFonts w:ascii="Times New Roman" w:hAnsi="Times New Roman" w:cs="Times New Roman"/>
        </w:rPr>
        <w:t>cument terms (see Jurafsky, 2008)</w:t>
      </w:r>
      <w:r w:rsidR="00C33921">
        <w:rPr>
          <w:rFonts w:ascii="Times New Roman" w:eastAsia="MS Mincho" w:hAnsi="Times New Roman" w:cs="Times New Roman"/>
        </w:rPr>
        <w:t>.</w:t>
      </w:r>
      <w:r w:rsidR="00B03EBE">
        <w:rPr>
          <w:rFonts w:ascii="Times New Roman" w:eastAsia="MS Mincho" w:hAnsi="Times New Roman" w:cs="Times New Roman"/>
          <w:i/>
        </w:rPr>
        <w:t xml:space="preserve"> </w:t>
      </w:r>
      <w:r w:rsidR="00B03EBE">
        <w:rPr>
          <w:rFonts w:ascii="Times New Roman" w:eastAsia="MS Mincho" w:hAnsi="Times New Roman" w:cs="Times New Roman"/>
        </w:rPr>
        <w:t xml:space="preserve"> </w:t>
      </w:r>
      <w:r w:rsidR="005D60E2" w:rsidRPr="001F730F">
        <w:rPr>
          <w:rFonts w:ascii="Times New Roman" w:hAnsi="Times New Roman" w:cs="Times New Roman"/>
        </w:rPr>
        <w:t xml:space="preserve">The examples are </w:t>
      </w:r>
      <w:r w:rsidR="00264E91">
        <w:rPr>
          <w:rFonts w:ascii="Times New Roman" w:hAnsi="Times New Roman" w:cs="Times New Roman"/>
        </w:rPr>
        <w:t xml:space="preserve">sorted by </w:t>
      </w:r>
      <w:r w:rsidR="00B7628A" w:rsidRPr="001F730F">
        <w:rPr>
          <w:rFonts w:ascii="Times New Roman" w:hAnsi="Times New Roman" w:cs="Times New Roman"/>
        </w:rPr>
        <w:t>score</w:t>
      </w:r>
      <w:r w:rsidR="001D443A" w:rsidRPr="001F730F">
        <w:rPr>
          <w:rFonts w:ascii="Times New Roman" w:hAnsi="Times New Roman" w:cs="Times New Roman"/>
        </w:rPr>
        <w:t xml:space="preserve"> and returned, </w:t>
      </w:r>
      <w:r w:rsidR="00296009" w:rsidRPr="001F730F">
        <w:rPr>
          <w:rFonts w:ascii="Times New Roman" w:hAnsi="Times New Roman" w:cs="Times New Roman"/>
        </w:rPr>
        <w:t xml:space="preserve">and </w:t>
      </w:r>
      <w:r w:rsidR="001D443A" w:rsidRPr="001F730F">
        <w:rPr>
          <w:rFonts w:ascii="Times New Roman" w:hAnsi="Times New Roman" w:cs="Times New Roman"/>
        </w:rPr>
        <w:t xml:space="preserve">the three-word example with the highest score </w:t>
      </w:r>
      <w:r w:rsidR="00296009" w:rsidRPr="001F730F">
        <w:rPr>
          <w:rFonts w:ascii="Times New Roman" w:hAnsi="Times New Roman" w:cs="Times New Roman"/>
        </w:rPr>
        <w:t xml:space="preserve">is </w:t>
      </w:r>
      <w:r w:rsidR="001D443A" w:rsidRPr="001F730F">
        <w:rPr>
          <w:rFonts w:ascii="Times New Roman" w:hAnsi="Times New Roman" w:cs="Times New Roman"/>
        </w:rPr>
        <w:t>presented as a multi-word prediction</w:t>
      </w:r>
      <w:r w:rsidR="009048EB" w:rsidRPr="001F730F">
        <w:rPr>
          <w:rFonts w:ascii="Times New Roman" w:hAnsi="Times New Roman" w:cs="Times New Roman"/>
        </w:rPr>
        <w:t>.</w:t>
      </w:r>
    </w:p>
    <w:p w14:paraId="7C360D02" w14:textId="7AB8015C" w:rsidR="00E86E29" w:rsidRPr="00305D67" w:rsidRDefault="00D35740" w:rsidP="00904BF7">
      <w:pPr>
        <w:spacing w:after="0" w:line="480" w:lineRule="auto"/>
        <w:rPr>
          <w:rFonts w:ascii="Times New Roman" w:hAnsi="Times New Roman" w:cs="Times New Roman"/>
        </w:rPr>
      </w:pPr>
      <w:ins w:id="15" w:author="Jesse" w:date="2015-03-23T14:01:00Z">
        <w:r>
          <w:rPr>
            <w:rFonts w:ascii="Times New Roman" w:hAnsi="Times New Roman" w:cs="Times New Roman"/>
          </w:rPr>
          <w:tab/>
        </w:r>
      </w:ins>
      <w:r w:rsidR="00B7628A" w:rsidRPr="001F730F">
        <w:rPr>
          <w:rFonts w:ascii="Times New Roman" w:hAnsi="Times New Roman" w:cs="Times New Roman"/>
        </w:rPr>
        <w:t>Other scoring inputs were tested without success, such as comparing wor</w:t>
      </w:r>
      <w:r w:rsidR="00121E83">
        <w:rPr>
          <w:rFonts w:ascii="Times New Roman" w:hAnsi="Times New Roman" w:cs="Times New Roman"/>
        </w:rPr>
        <w:t>d clusters with a</w:t>
      </w:r>
      <w:r w:rsidR="00B7628A" w:rsidRPr="001F730F">
        <w:rPr>
          <w:rFonts w:ascii="Times New Roman" w:hAnsi="Times New Roman" w:cs="Times New Roman"/>
        </w:rPr>
        <w:t xml:space="preserve"> current</w:t>
      </w:r>
      <w:r w:rsidR="00121E83">
        <w:rPr>
          <w:rFonts w:ascii="Times New Roman" w:hAnsi="Times New Roman" w:cs="Times New Roman"/>
        </w:rPr>
        <w:t xml:space="preserve"> cluster</w:t>
      </w:r>
      <w:r w:rsidR="00B7628A" w:rsidRPr="001F730F">
        <w:rPr>
          <w:rFonts w:ascii="Times New Roman" w:hAnsi="Times New Roman" w:cs="Times New Roman"/>
        </w:rPr>
        <w:t xml:space="preserve"> e</w:t>
      </w:r>
      <w:r w:rsidR="00121E83">
        <w:rPr>
          <w:rFonts w:ascii="Times New Roman" w:hAnsi="Times New Roman" w:cs="Times New Roman"/>
        </w:rPr>
        <w:t>stimate</w:t>
      </w:r>
      <w:r w:rsidR="00B7628A" w:rsidRPr="001F730F">
        <w:rPr>
          <w:rFonts w:ascii="Times New Roman" w:hAnsi="Times New Roman" w:cs="Times New Roman"/>
        </w:rPr>
        <w:t xml:space="preserve">, as well as assessing time-of-day and email-addressee information. </w:t>
      </w:r>
      <w:r w:rsidR="00A50CC4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>None of these impaired pe</w:t>
      </w:r>
      <w:r w:rsidR="00CB7D4F">
        <w:rPr>
          <w:rFonts w:ascii="Times New Roman" w:hAnsi="Times New Roman" w:cs="Times New Roman"/>
        </w:rPr>
        <w:t>rformance dramatically, but only</w:t>
      </w:r>
      <w:r w:rsidR="00B7628A" w:rsidRPr="001F730F">
        <w:rPr>
          <w:rFonts w:ascii="Times New Roman" w:hAnsi="Times New Roman" w:cs="Times New Roman"/>
        </w:rPr>
        <w:t xml:space="preserve"> appeared t</w:t>
      </w:r>
      <w:r w:rsidR="004547B2" w:rsidRPr="001F730F">
        <w:rPr>
          <w:rFonts w:ascii="Times New Roman" w:hAnsi="Times New Roman" w:cs="Times New Roman"/>
        </w:rPr>
        <w:t>o be noise, likely because such</w:t>
      </w:r>
      <w:r w:rsidR="007467BD">
        <w:rPr>
          <w:rFonts w:ascii="Times New Roman" w:hAnsi="Times New Roman" w:cs="Times New Roman"/>
        </w:rPr>
        <w:t xml:space="preserve"> contextual</w:t>
      </w:r>
      <w:r w:rsidR="00B7628A" w:rsidRPr="001F730F">
        <w:rPr>
          <w:rFonts w:ascii="Times New Roman" w:hAnsi="Times New Roman" w:cs="Times New Roman"/>
        </w:rPr>
        <w:t xml:space="preserve"> attri</w:t>
      </w:r>
      <w:r w:rsidR="00CD76A0">
        <w:rPr>
          <w:rFonts w:ascii="Times New Roman" w:hAnsi="Times New Roman" w:cs="Times New Roman"/>
        </w:rPr>
        <w:t>butes are implicitly absorbed when constructing</w:t>
      </w:r>
      <w:r w:rsidR="00B7628A" w:rsidRPr="001F730F">
        <w:rPr>
          <w:rFonts w:ascii="Times New Roman" w:hAnsi="Times New Roman" w:cs="Times New Roman"/>
        </w:rPr>
        <w:t xml:space="preserve"> the similarity model.</w:t>
      </w:r>
      <w:r w:rsidR="00A50CC4">
        <w:rPr>
          <w:rFonts w:ascii="Times New Roman" w:hAnsi="Times New Roman" w:cs="Times New Roman"/>
        </w:rPr>
        <w:t xml:space="preserve"> </w:t>
      </w:r>
      <w:r w:rsidR="009321AF" w:rsidRPr="001F730F">
        <w:rPr>
          <w:rFonts w:ascii="Times New Roman" w:hAnsi="Times New Roman" w:cs="Times New Roman"/>
        </w:rPr>
        <w:t xml:space="preserve"> </w:t>
      </w:r>
      <w:r w:rsidR="001A7340" w:rsidRPr="001F730F">
        <w:rPr>
          <w:rFonts w:ascii="Times New Roman" w:hAnsi="Times New Roman" w:cs="Times New Roman"/>
        </w:rPr>
        <w:t>T</w:t>
      </w:r>
      <w:r w:rsidR="0099684F" w:rsidRPr="001F730F">
        <w:rPr>
          <w:rFonts w:ascii="Times New Roman" w:hAnsi="Times New Roman" w:cs="Times New Roman"/>
        </w:rPr>
        <w:t xml:space="preserve">he </w:t>
      </w:r>
      <w:r w:rsidR="00ED638C">
        <w:rPr>
          <w:rFonts w:ascii="Times New Roman" w:hAnsi="Times New Roman" w:cs="Times New Roman"/>
        </w:rPr>
        <w:t>chosen</w:t>
      </w:r>
      <w:r w:rsidR="001A7340" w:rsidRPr="001F730F">
        <w:rPr>
          <w:rFonts w:ascii="Times New Roman" w:hAnsi="Times New Roman" w:cs="Times New Roman"/>
        </w:rPr>
        <w:t xml:space="preserve"> </w:t>
      </w:r>
      <w:r w:rsidR="009321AF" w:rsidRPr="001F730F">
        <w:rPr>
          <w:rFonts w:ascii="Times New Roman" w:hAnsi="Times New Roman" w:cs="Times New Roman"/>
        </w:rPr>
        <w:t>parameters</w:t>
      </w:r>
      <w:r w:rsidR="00EA2F3C" w:rsidRPr="001F730F">
        <w:rPr>
          <w:rFonts w:ascii="Times New Roman" w:hAnsi="Times New Roman" w:cs="Times New Roman"/>
        </w:rPr>
        <w:t xml:space="preserve"> for</w:t>
      </w:r>
      <w:r w:rsidR="0099684F" w:rsidRPr="001F730F">
        <w:rPr>
          <w:rFonts w:ascii="Times New Roman" w:hAnsi="Times New Roman" w:cs="Times New Roman"/>
        </w:rPr>
        <w:t xml:space="preserve"> the similarity model and the prediction method</w:t>
      </w:r>
      <w:r w:rsidR="00966785">
        <w:rPr>
          <w:rFonts w:ascii="Times New Roman" w:hAnsi="Times New Roman" w:cs="Times New Roman"/>
        </w:rPr>
        <w:t xml:space="preserve"> </w:t>
      </w:r>
      <w:r w:rsidR="00ED638C">
        <w:rPr>
          <w:rFonts w:ascii="Times New Roman" w:hAnsi="Times New Roman" w:cs="Times New Roman"/>
        </w:rPr>
        <w:t>are</w:t>
      </w:r>
      <w:r w:rsidR="009321AF" w:rsidRPr="001F730F">
        <w:rPr>
          <w:rFonts w:ascii="Times New Roman" w:hAnsi="Times New Roman" w:cs="Times New Roman"/>
        </w:rPr>
        <w:t xml:space="preserve"> detailed in the Discussion section.</w:t>
      </w:r>
    </w:p>
    <w:p w14:paraId="404A279E" w14:textId="77777777" w:rsidR="00B7628A" w:rsidRPr="001F730F" w:rsidRDefault="00B7628A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  <w:pPrChange w:id="16" w:author="Jesse" w:date="2015-03-23T14:01:00Z">
          <w:pPr>
            <w:spacing w:after="0" w:line="480" w:lineRule="auto"/>
          </w:pPr>
        </w:pPrChange>
      </w:pPr>
      <w:r w:rsidRPr="001F730F">
        <w:rPr>
          <w:rFonts w:ascii="Times New Roman" w:hAnsi="Times New Roman" w:cs="Times New Roman"/>
          <w:b/>
          <w:bCs/>
        </w:rPr>
        <w:t>Performance Metrics and Testing</w:t>
      </w:r>
    </w:p>
    <w:p w14:paraId="77DEB455" w14:textId="6D438565" w:rsidR="00B7628A" w:rsidRPr="001F730F" w:rsidRDefault="0062509D" w:rsidP="00904BF7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74A04" w:rsidRPr="001F730F">
        <w:rPr>
          <w:rFonts w:ascii="Times New Roman" w:hAnsi="Times New Roman" w:cs="Times New Roman"/>
        </w:rPr>
        <w:t>To target the</w:t>
      </w:r>
      <w:r w:rsidR="00B7628A" w:rsidRPr="001F730F">
        <w:rPr>
          <w:rFonts w:ascii="Times New Roman" w:hAnsi="Times New Roman" w:cs="Times New Roman"/>
        </w:rPr>
        <w:t xml:space="preserve"> domain</w:t>
      </w:r>
      <w:r w:rsidR="00374A04" w:rsidRPr="001F730F">
        <w:rPr>
          <w:rFonts w:ascii="Times New Roman" w:hAnsi="Times New Roman" w:cs="Times New Roman"/>
        </w:rPr>
        <w:t xml:space="preserve"> of predictive text applications</w:t>
      </w:r>
      <w:r w:rsidR="00B7628A" w:rsidRPr="001F730F">
        <w:rPr>
          <w:rFonts w:ascii="Times New Roman" w:hAnsi="Times New Roman" w:cs="Times New Roman"/>
        </w:rPr>
        <w:t xml:space="preserve">, our performance metrics were </w:t>
      </w:r>
      <w:r w:rsidR="00BF7FD9">
        <w:rPr>
          <w:rFonts w:ascii="Times New Roman" w:hAnsi="Times New Roman" w:cs="Times New Roman"/>
        </w:rPr>
        <w:t xml:space="preserve">predictive accuracy, </w:t>
      </w:r>
      <w:r w:rsidR="004C6E22">
        <w:rPr>
          <w:rFonts w:ascii="Times New Roman" w:hAnsi="Times New Roman" w:cs="Times New Roman"/>
        </w:rPr>
        <w:t xml:space="preserve">the expected value of </w:t>
      </w:r>
      <w:r w:rsidR="00B616B6">
        <w:rPr>
          <w:rFonts w:ascii="Times New Roman" w:hAnsi="Times New Roman" w:cs="Times New Roman"/>
        </w:rPr>
        <w:t>predictions</w:t>
      </w:r>
      <w:r w:rsidR="00BF7FD9">
        <w:rPr>
          <w:rFonts w:ascii="Times New Roman" w:hAnsi="Times New Roman" w:cs="Times New Roman"/>
        </w:rPr>
        <w:t>, and recall:</w:t>
      </w:r>
    </w:p>
    <w:p w14:paraId="35B91C36" w14:textId="688CD7EC" w:rsidR="00B7628A" w:rsidRDefault="00B7628A" w:rsidP="009A0BA6">
      <w:pPr>
        <w:pStyle w:val="ListParagraph"/>
        <w:numPr>
          <w:ilvl w:val="0"/>
          <w:numId w:val="2"/>
        </w:numPr>
        <w:tabs>
          <w:tab w:val="clear" w:pos="709"/>
          <w:tab w:val="left" w:pos="360"/>
        </w:tabs>
        <w:spacing w:after="0" w:line="480" w:lineRule="auto"/>
        <w:rPr>
          <w:rFonts w:ascii="Times New Roman" w:hAnsi="Times New Roman" w:cs="Times New Roman"/>
        </w:rPr>
      </w:pPr>
      <w:r w:rsidRPr="009A0BA6">
        <w:rPr>
          <w:rFonts w:ascii="Times New Roman" w:hAnsi="Times New Roman" w:cs="Times New Roman"/>
        </w:rPr>
        <w:t>Boolean accuracy</w:t>
      </w:r>
      <w:r w:rsidR="000F38A1" w:rsidRPr="009A0BA6">
        <w:rPr>
          <w:rFonts w:ascii="Times New Roman" w:hAnsi="Times New Roman" w:cs="Times New Roman"/>
        </w:rPr>
        <w:t>: T</w:t>
      </w:r>
      <w:r w:rsidRPr="009A0BA6">
        <w:rPr>
          <w:rFonts w:ascii="Times New Roman" w:hAnsi="Times New Roman" w:cs="Times New Roman"/>
        </w:rPr>
        <w:t>he rate at which the top predicti</w:t>
      </w:r>
      <w:r w:rsidR="000F38A1" w:rsidRPr="009A0BA6">
        <w:rPr>
          <w:rFonts w:ascii="Times New Roman" w:hAnsi="Times New Roman" w:cs="Times New Roman"/>
        </w:rPr>
        <w:t>on matched the actual next word.</w:t>
      </w:r>
    </w:p>
    <w:p w14:paraId="1EFB3412" w14:textId="77777777" w:rsidR="009A0BA6" w:rsidRDefault="009A0BA6" w:rsidP="009A0BA6">
      <w:pPr>
        <w:pStyle w:val="ListParagraph"/>
        <w:numPr>
          <w:ilvl w:val="0"/>
          <w:numId w:val="2"/>
        </w:numPr>
        <w:tabs>
          <w:tab w:val="clear" w:pos="709"/>
          <w:tab w:val="left" w:pos="360"/>
        </w:tabs>
        <w:spacing w:after="0" w:line="480" w:lineRule="auto"/>
        <w:rPr>
          <w:rFonts w:ascii="Times New Roman" w:hAnsi="Times New Roman" w:cs="Times New Roman"/>
        </w:rPr>
      </w:pPr>
      <w:r w:rsidRPr="009A0BA6">
        <w:rPr>
          <w:rFonts w:ascii="Times New Roman" w:hAnsi="Times New Roman" w:cs="Times New Roman"/>
        </w:rPr>
        <w:t>Real-accuracy: A continuous accuracy measurement of 1/r, where r was the rank of the correct prediction in the result list.</w:t>
      </w:r>
    </w:p>
    <w:p w14:paraId="5B36BAB8" w14:textId="48725FD8" w:rsidR="009A0BA6" w:rsidRDefault="009A0BA6" w:rsidP="009A0BA6">
      <w:pPr>
        <w:pStyle w:val="ListParagraph"/>
        <w:numPr>
          <w:ilvl w:val="0"/>
          <w:numId w:val="2"/>
        </w:numPr>
        <w:tabs>
          <w:tab w:val="clear" w:pos="709"/>
          <w:tab w:val="left" w:pos="360"/>
        </w:tabs>
        <w:spacing w:after="0" w:line="480" w:lineRule="auto"/>
        <w:rPr>
          <w:rFonts w:ascii="Times New Roman" w:hAnsi="Times New Roman" w:cs="Times New Roman"/>
        </w:rPr>
      </w:pPr>
      <w:r w:rsidRPr="0064433D">
        <w:rPr>
          <w:rFonts w:ascii="Times New Roman" w:hAnsi="Times New Roman" w:cs="Times New Roman"/>
        </w:rPr>
        <w:t>Top-k accuracy: The rate at which the actual word was within the top-k set of words.</w:t>
      </w:r>
    </w:p>
    <w:p w14:paraId="1DD8D257" w14:textId="327E89C9" w:rsidR="009A0BA6" w:rsidRDefault="009A0BA6" w:rsidP="00BF7FD9">
      <w:pPr>
        <w:pStyle w:val="ListParagraph"/>
        <w:numPr>
          <w:ilvl w:val="0"/>
          <w:numId w:val="2"/>
        </w:numPr>
        <w:tabs>
          <w:tab w:val="clear" w:pos="709"/>
          <w:tab w:val="left" w:pos="360"/>
        </w:tabs>
        <w:spacing w:after="0" w:line="480" w:lineRule="auto"/>
        <w:rPr>
          <w:rFonts w:ascii="Times New Roman" w:hAnsi="Times New Roman" w:cs="Times New Roman"/>
        </w:rPr>
      </w:pPr>
      <w:r w:rsidRPr="009A0BA6">
        <w:rPr>
          <w:rFonts w:ascii="Times New Roman" w:hAnsi="Times New Roman" w:cs="Times New Roman"/>
        </w:rPr>
        <w:t xml:space="preserve">Predictive </w:t>
      </w:r>
      <w:r>
        <w:rPr>
          <w:rStyle w:val="CommentReference"/>
        </w:rPr>
        <w:commentReference w:id="17"/>
      </w:r>
      <w:r w:rsidR="00313F1A">
        <w:rPr>
          <w:rFonts w:ascii="Times New Roman" w:hAnsi="Times New Roman" w:cs="Times New Roman"/>
        </w:rPr>
        <w:t>proximity: A</w:t>
      </w:r>
      <w:r w:rsidRPr="009A0BA6">
        <w:rPr>
          <w:rFonts w:ascii="Times New Roman" w:hAnsi="Times New Roman" w:cs="Times New Roman"/>
        </w:rPr>
        <w:t xml:space="preserve"> measure of error between the probability assigned to the correct prediction and the top-ranked prediction, defined as P(Correct)</w:t>
      </w:r>
      <w:r w:rsidR="00BA1C11">
        <w:rPr>
          <w:rFonts w:ascii="Times New Roman" w:hAnsi="Times New Roman" w:cs="Times New Roman"/>
        </w:rPr>
        <w:t xml:space="preserve"> </w:t>
      </w:r>
      <w:r w:rsidRPr="009A0BA6">
        <w:rPr>
          <w:rFonts w:ascii="Times New Roman" w:hAnsi="Times New Roman" w:cs="Times New Roman"/>
        </w:rPr>
        <w:t>/</w:t>
      </w:r>
      <w:r w:rsidR="00BA1C11">
        <w:rPr>
          <w:rFonts w:ascii="Times New Roman" w:hAnsi="Times New Roman" w:cs="Times New Roman"/>
        </w:rPr>
        <w:t xml:space="preserve"> </w:t>
      </w:r>
      <w:r w:rsidRPr="009A0BA6">
        <w:rPr>
          <w:rFonts w:ascii="Times New Roman" w:hAnsi="Times New Roman" w:cs="Times New Roman"/>
        </w:rPr>
        <w:t>P(Prediction).</w:t>
      </w:r>
    </w:p>
    <w:p w14:paraId="70042CE8" w14:textId="75E92FA4" w:rsidR="00BF7FD9" w:rsidRPr="009A0BA6" w:rsidRDefault="00BF7FD9" w:rsidP="00BF7FD9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</w:rPr>
      </w:pPr>
      <w:r w:rsidRPr="009A0BA6">
        <w:rPr>
          <w:rFonts w:ascii="Times New Roman" w:hAnsi="Times New Roman" w:cs="Times New Roman"/>
        </w:rPr>
        <w:t>Expected Value: A measure given by Boolean a</w:t>
      </w:r>
      <w:r w:rsidR="00194CA2">
        <w:rPr>
          <w:rFonts w:ascii="Times New Roman" w:hAnsi="Times New Roman" w:cs="Times New Roman"/>
        </w:rPr>
        <w:t>ccuracy * a</w:t>
      </w:r>
      <w:r w:rsidRPr="009A0BA6">
        <w:rPr>
          <w:rFonts w:ascii="Times New Roman" w:hAnsi="Times New Roman" w:cs="Times New Roman"/>
        </w:rPr>
        <w:t>verage</w:t>
      </w:r>
      <w:r w:rsidR="00194CA2">
        <w:rPr>
          <w:rFonts w:ascii="Times New Roman" w:hAnsi="Times New Roman" w:cs="Times New Roman"/>
        </w:rPr>
        <w:t xml:space="preserve"> word l</w:t>
      </w:r>
      <w:r w:rsidRPr="009A0BA6">
        <w:rPr>
          <w:rFonts w:ascii="Times New Roman" w:hAnsi="Times New Roman" w:cs="Times New Roman"/>
        </w:rPr>
        <w:t>ength.</w:t>
      </w:r>
    </w:p>
    <w:p w14:paraId="5D96749A" w14:textId="46DC0314" w:rsidR="00BF7FD9" w:rsidRPr="009A0BA6" w:rsidRDefault="00D4732E" w:rsidP="00BF7FD9">
      <w:pPr>
        <w:pStyle w:val="ListParagraph"/>
        <w:numPr>
          <w:ilvl w:val="0"/>
          <w:numId w:val="2"/>
        </w:numPr>
        <w:tabs>
          <w:tab w:val="clear" w:pos="709"/>
          <w:tab w:val="left" w:pos="360"/>
        </w:tabs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Recall: T</w:t>
      </w:r>
      <w:r w:rsidRPr="001F730F">
        <w:rPr>
          <w:rFonts w:ascii="Times New Roman" w:hAnsi="Times New Roman" w:cs="Times New Roman"/>
        </w:rPr>
        <w:t>he rate at which result sets contain the actual next word</w:t>
      </w:r>
      <w:r>
        <w:rPr>
          <w:rFonts w:ascii="Times New Roman" w:hAnsi="Times New Roman" w:cs="Times New Roman"/>
        </w:rPr>
        <w:t>.</w:t>
      </w:r>
    </w:p>
    <w:p w14:paraId="20F5FC6F" w14:textId="58B9866D" w:rsidR="00305D67" w:rsidRDefault="00B7628A" w:rsidP="00904BF7">
      <w:pPr>
        <w:spacing w:after="0" w:line="480" w:lineRule="auto"/>
        <w:rPr>
          <w:rFonts w:ascii="Times New Roman" w:hAnsi="Times New Roman" w:cs="Times New Roman"/>
        </w:rPr>
      </w:pPr>
      <w:r w:rsidRPr="001F730F">
        <w:rPr>
          <w:rFonts w:ascii="Times New Roman" w:hAnsi="Times New Roman" w:cs="Times New Roman"/>
        </w:rPr>
        <w:t xml:space="preserve">Real, Top-K, and Predictive Proximity are useful for assessing the distribution of correct </w:t>
      </w:r>
      <w:r w:rsidRPr="001F730F">
        <w:rPr>
          <w:rFonts w:ascii="Times New Roman" w:hAnsi="Times New Roman" w:cs="Times New Roman"/>
        </w:rPr>
        <w:lastRenderedPageBreak/>
        <w:t>predictions, for instance measuring the clustering of correct predictions near the top-ranked results.</w:t>
      </w:r>
      <w:r w:rsidR="006D0FAF">
        <w:rPr>
          <w:rFonts w:ascii="Times New Roman" w:hAnsi="Times New Roman" w:cs="Times New Roman"/>
        </w:rPr>
        <w:t xml:space="preserve">  </w:t>
      </w:r>
      <w:r w:rsidR="00BA1C11">
        <w:rPr>
          <w:rFonts w:ascii="Times New Roman" w:hAnsi="Times New Roman" w:cs="Times New Roman"/>
        </w:rPr>
        <w:t>As noted, t</w:t>
      </w:r>
      <w:r w:rsidRPr="001F730F">
        <w:rPr>
          <w:rFonts w:ascii="Times New Roman" w:hAnsi="Times New Roman" w:cs="Times New Roman"/>
        </w:rPr>
        <w:t>he standard Reca</w:t>
      </w:r>
      <w:r w:rsidR="00BA1C11">
        <w:rPr>
          <w:rFonts w:ascii="Times New Roman" w:hAnsi="Times New Roman" w:cs="Times New Roman"/>
        </w:rPr>
        <w:t>ll measurement tracks</w:t>
      </w:r>
      <w:r w:rsidRPr="001F730F">
        <w:rPr>
          <w:rFonts w:ascii="Times New Roman" w:hAnsi="Times New Roman" w:cs="Times New Roman"/>
        </w:rPr>
        <w:t xml:space="preserve"> the rate at which result sets contain the actual next word. </w:t>
      </w:r>
      <w:r w:rsidR="00A50CC4">
        <w:rPr>
          <w:rFonts w:ascii="Times New Roman" w:hAnsi="Times New Roman" w:cs="Times New Roman"/>
        </w:rPr>
        <w:t xml:space="preserve"> </w:t>
      </w:r>
      <w:r w:rsidR="008B2351">
        <w:rPr>
          <w:rFonts w:ascii="Times New Roman" w:hAnsi="Times New Roman" w:cs="Times New Roman"/>
        </w:rPr>
        <w:t>Lastly, t</w:t>
      </w:r>
      <w:r w:rsidRPr="001F730F">
        <w:rPr>
          <w:rFonts w:ascii="Times New Roman" w:hAnsi="Times New Roman" w:cs="Times New Roman"/>
        </w:rPr>
        <w:t>he</w:t>
      </w:r>
      <w:r w:rsidR="000A4040">
        <w:rPr>
          <w:rFonts w:ascii="Times New Roman" w:hAnsi="Times New Roman" w:cs="Times New Roman"/>
        </w:rPr>
        <w:t xml:space="preserve"> expected va</w:t>
      </w:r>
      <w:r w:rsidRPr="000A4040">
        <w:rPr>
          <w:rFonts w:ascii="Times New Roman" w:hAnsi="Times New Roman" w:cs="Times New Roman"/>
        </w:rPr>
        <w:t>lue</w:t>
      </w:r>
      <w:r w:rsidRPr="001F730F">
        <w:rPr>
          <w:rFonts w:ascii="Times New Roman" w:hAnsi="Times New Roman" w:cs="Times New Roman"/>
        </w:rPr>
        <w:t xml:space="preserve"> of a model is given by its Boolean accuracy multiplied by the average </w:t>
      </w:r>
      <w:r w:rsidRPr="00EE07CE">
        <w:rPr>
          <w:rFonts w:ascii="Times New Roman" w:hAnsi="Times New Roman" w:cs="Times New Roman"/>
        </w:rPr>
        <w:t>word length</w:t>
      </w:r>
      <w:r w:rsidR="00D5489D">
        <w:rPr>
          <w:rFonts w:ascii="Times New Roman" w:hAnsi="Times New Roman" w:cs="Times New Roman"/>
        </w:rPr>
        <w:t xml:space="preserve"> of Boolean-correct predictions</w:t>
      </w:r>
      <w:r w:rsidR="00BF7FD9">
        <w:rPr>
          <w:rFonts w:ascii="Times New Roman" w:hAnsi="Times New Roman" w:cs="Times New Roman"/>
        </w:rPr>
        <w:t xml:space="preserve">. </w:t>
      </w:r>
      <w:r w:rsidR="00BB2AD6">
        <w:rPr>
          <w:rFonts w:ascii="Times New Roman" w:hAnsi="Times New Roman" w:cs="Times New Roman"/>
        </w:rPr>
        <w:t>This tracks the</w:t>
      </w:r>
      <w:r w:rsidRPr="00EE07CE">
        <w:rPr>
          <w:rFonts w:ascii="Times New Roman" w:hAnsi="Times New Roman" w:cs="Times New Roman"/>
        </w:rPr>
        <w:t xml:space="preserve"> value of p</w:t>
      </w:r>
      <w:r w:rsidRPr="001F730F">
        <w:rPr>
          <w:rFonts w:ascii="Times New Roman" w:hAnsi="Times New Roman" w:cs="Times New Roman"/>
        </w:rPr>
        <w:t xml:space="preserve">redictions given by each model in terms of reducing keystrokes. </w:t>
      </w:r>
      <w:r w:rsidR="00A50CC4">
        <w:rPr>
          <w:rFonts w:ascii="Times New Roman" w:hAnsi="Times New Roman" w:cs="Times New Roman"/>
        </w:rPr>
        <w:t xml:space="preserve"> </w:t>
      </w:r>
      <w:r w:rsidRPr="001F730F">
        <w:rPr>
          <w:rFonts w:ascii="Times New Roman" w:hAnsi="Times New Roman" w:cs="Times New Roman"/>
        </w:rPr>
        <w:t>Boolean accuracy</w:t>
      </w:r>
      <w:r w:rsidR="00C73F3C">
        <w:rPr>
          <w:rFonts w:ascii="Times New Roman" w:hAnsi="Times New Roman" w:cs="Times New Roman"/>
        </w:rPr>
        <w:t xml:space="preserve"> is the lowest of the accuracy</w:t>
      </w:r>
      <w:r w:rsidRPr="001F730F">
        <w:rPr>
          <w:rFonts w:ascii="Times New Roman" w:hAnsi="Times New Roman" w:cs="Times New Roman"/>
        </w:rPr>
        <w:t xml:space="preserve"> measures, an</w:t>
      </w:r>
      <w:r w:rsidR="00E778DC">
        <w:rPr>
          <w:rFonts w:ascii="Times New Roman" w:hAnsi="Times New Roman" w:cs="Times New Roman"/>
        </w:rPr>
        <w:t>d for reasons noted later,</w:t>
      </w:r>
      <w:r w:rsidR="00237B4F">
        <w:rPr>
          <w:rFonts w:ascii="Times New Roman" w:hAnsi="Times New Roman" w:cs="Times New Roman"/>
        </w:rPr>
        <w:t xml:space="preserve"> tends to be</w:t>
      </w:r>
      <w:r w:rsidRPr="001F730F">
        <w:rPr>
          <w:rFonts w:ascii="Times New Roman" w:hAnsi="Times New Roman" w:cs="Times New Roman"/>
        </w:rPr>
        <w:t xml:space="preserve"> highest for shorter words, giving a shorter average word length. </w:t>
      </w:r>
      <w:r w:rsidR="00A50CC4">
        <w:rPr>
          <w:rFonts w:ascii="Times New Roman" w:hAnsi="Times New Roman" w:cs="Times New Roman"/>
        </w:rPr>
        <w:t xml:space="preserve"> </w:t>
      </w:r>
      <w:r w:rsidRPr="001F730F">
        <w:rPr>
          <w:rFonts w:ascii="Times New Roman" w:hAnsi="Times New Roman" w:cs="Times New Roman"/>
        </w:rPr>
        <w:t xml:space="preserve">As a result, the reported expected value is </w:t>
      </w:r>
      <w:r w:rsidR="00BB6D48" w:rsidRPr="001F730F">
        <w:rPr>
          <w:rFonts w:ascii="Times New Roman" w:hAnsi="Times New Roman" w:cs="Times New Roman"/>
        </w:rPr>
        <w:t>a pessimistic</w:t>
      </w:r>
      <w:r w:rsidR="004E03FE">
        <w:rPr>
          <w:rFonts w:ascii="Times New Roman" w:hAnsi="Times New Roman" w:cs="Times New Roman"/>
        </w:rPr>
        <w:t xml:space="preserve"> estimate</w:t>
      </w:r>
      <w:r w:rsidR="00EE4032">
        <w:rPr>
          <w:rFonts w:ascii="Times New Roman" w:hAnsi="Times New Roman" w:cs="Times New Roman"/>
        </w:rPr>
        <w:t>,</w:t>
      </w:r>
      <w:r w:rsidR="00BB6D48" w:rsidRPr="001F730F">
        <w:rPr>
          <w:rFonts w:ascii="Times New Roman" w:hAnsi="Times New Roman" w:cs="Times New Roman"/>
        </w:rPr>
        <w:t xml:space="preserve"> us</w:t>
      </w:r>
      <w:r w:rsidR="007822C6">
        <w:rPr>
          <w:rFonts w:ascii="Times New Roman" w:hAnsi="Times New Roman" w:cs="Times New Roman"/>
        </w:rPr>
        <w:t>ed</w:t>
      </w:r>
      <w:r w:rsidR="00C24B14">
        <w:rPr>
          <w:rFonts w:ascii="Times New Roman" w:hAnsi="Times New Roman" w:cs="Times New Roman"/>
        </w:rPr>
        <w:t xml:space="preserve"> </w:t>
      </w:r>
      <w:r w:rsidR="007822C6">
        <w:rPr>
          <w:rFonts w:ascii="Times New Roman" w:hAnsi="Times New Roman" w:cs="Times New Roman"/>
        </w:rPr>
        <w:t xml:space="preserve">strictly as a </w:t>
      </w:r>
      <w:r w:rsidRPr="001F730F">
        <w:rPr>
          <w:rFonts w:ascii="Times New Roman" w:hAnsi="Times New Roman" w:cs="Times New Roman"/>
        </w:rPr>
        <w:t>baseline for comparing prediction models.</w:t>
      </w:r>
    </w:p>
    <w:p w14:paraId="3206D74F" w14:textId="579E7D63" w:rsidR="00BE5F19" w:rsidRPr="001F730F" w:rsidRDefault="007455C2" w:rsidP="00904BF7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7628A" w:rsidRPr="001F730F">
        <w:rPr>
          <w:rFonts w:ascii="Times New Roman" w:hAnsi="Times New Roman" w:cs="Times New Roman"/>
        </w:rPr>
        <w:t xml:space="preserve">In testing, the similarity-based approach was tested against an optimized n-gram method utilizing linear-interpolation over 1, 2, 3, and 4-gram sequences, with </w:t>
      </w:r>
      <w:r w:rsidR="00605B3F">
        <w:rPr>
          <w:rFonts w:ascii="Times New Roman" w:hAnsi="Times New Roman" w:cs="Times New Roman"/>
        </w:rPr>
        <w:t xml:space="preserve">λ </w:t>
      </w:r>
      <w:r w:rsidR="00B7628A" w:rsidRPr="001F730F">
        <w:rPr>
          <w:rFonts w:ascii="Times New Roman" w:hAnsi="Times New Roman" w:cs="Times New Roman"/>
        </w:rPr>
        <w:t>weights manually set to approximately-best values.</w:t>
      </w:r>
      <w:r w:rsidR="00A50CC4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 xml:space="preserve"> The intent of this design was to put forth a baseline approximating the best performance of an</w:t>
      </w:r>
      <w:r w:rsidR="008B2EA3">
        <w:rPr>
          <w:rFonts w:ascii="Times New Roman" w:hAnsi="Times New Roman" w:cs="Times New Roman"/>
        </w:rPr>
        <w:t xml:space="preserve"> n-gram predictor, given</w:t>
      </w:r>
      <w:r w:rsidR="00B7628A" w:rsidRPr="001F730F">
        <w:rPr>
          <w:rFonts w:ascii="Times New Roman" w:hAnsi="Times New Roman" w:cs="Times New Roman"/>
        </w:rPr>
        <w:t xml:space="preserve"> a theoretically strong estimate of word sequence distributions</w:t>
      </w:r>
      <w:r w:rsidR="00C21A12">
        <w:rPr>
          <w:rFonts w:ascii="Times New Roman" w:hAnsi="Times New Roman" w:cs="Times New Roman"/>
        </w:rPr>
        <w:t xml:space="preserve"> </w:t>
      </w:r>
      <w:r w:rsidR="00B57B08">
        <w:rPr>
          <w:rFonts w:ascii="Times New Roman" w:hAnsi="Times New Roman" w:cs="Times New Roman"/>
        </w:rPr>
        <w:t xml:space="preserve">by </w:t>
      </w:r>
      <w:r w:rsidR="00C21A12">
        <w:rPr>
          <w:rFonts w:ascii="Times New Roman" w:hAnsi="Times New Roman" w:cs="Times New Roman"/>
        </w:rPr>
        <w:t>using the COCA n-gram databases</w:t>
      </w:r>
      <w:r w:rsidR="00B7628A" w:rsidRPr="001F730F">
        <w:rPr>
          <w:rFonts w:ascii="Times New Roman" w:hAnsi="Times New Roman" w:cs="Times New Roman"/>
        </w:rPr>
        <w:t>.</w:t>
      </w:r>
      <w:r w:rsidR="00A50CC4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 xml:space="preserve"> Beyond this baseline, we</w:t>
      </w:r>
      <w:r>
        <w:rPr>
          <w:rFonts w:ascii="Times New Roman" w:hAnsi="Times New Roman" w:cs="Times New Roman"/>
        </w:rPr>
        <w:t xml:space="preserve"> found other optimizations had</w:t>
      </w:r>
      <w:r w:rsidR="00BE5F19" w:rsidRPr="001F730F">
        <w:rPr>
          <w:rFonts w:ascii="Times New Roman" w:hAnsi="Times New Roman" w:cs="Times New Roman"/>
        </w:rPr>
        <w:t xml:space="preserve"> rapidly diminishing returns.</w:t>
      </w:r>
    </w:p>
    <w:p w14:paraId="50DEED5F" w14:textId="618B5F37" w:rsidR="00CC3544" w:rsidRDefault="007455C2" w:rsidP="00904BF7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E5F19" w:rsidRPr="001F730F">
        <w:rPr>
          <w:rFonts w:ascii="Times New Roman" w:hAnsi="Times New Roman" w:cs="Times New Roman"/>
        </w:rPr>
        <w:t>Each approach was tested using models train</w:t>
      </w:r>
      <w:r w:rsidR="00D3261E" w:rsidRPr="001F730F">
        <w:rPr>
          <w:rFonts w:ascii="Times New Roman" w:hAnsi="Times New Roman" w:cs="Times New Roman"/>
        </w:rPr>
        <w:t>ed from two categories of corpora</w:t>
      </w:r>
      <w:r w:rsidR="00BE5F19" w:rsidRPr="001F730F">
        <w:rPr>
          <w:rFonts w:ascii="Times New Roman" w:hAnsi="Times New Roman" w:cs="Times New Roman"/>
        </w:rPr>
        <w:t xml:space="preserve">: personal and general. </w:t>
      </w:r>
      <w:r w:rsidR="00A50CC4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>For testing general model</w:t>
      </w:r>
      <w:r w:rsidR="00BE5F19" w:rsidRPr="001F730F">
        <w:rPr>
          <w:rFonts w:ascii="Times New Roman" w:hAnsi="Times New Roman" w:cs="Times New Roman"/>
        </w:rPr>
        <w:t xml:space="preserve">s, we </w:t>
      </w:r>
      <w:r w:rsidR="00BE5F19" w:rsidRPr="00EE07CE">
        <w:rPr>
          <w:rFonts w:ascii="Times New Roman" w:hAnsi="Times New Roman" w:cs="Times New Roman"/>
        </w:rPr>
        <w:t>used a 90/10 split of training/test text</w:t>
      </w:r>
      <w:r w:rsidR="00B7628A" w:rsidRPr="00EE07CE">
        <w:rPr>
          <w:rFonts w:ascii="Times New Roman" w:hAnsi="Times New Roman" w:cs="Times New Roman"/>
        </w:rPr>
        <w:t xml:space="preserve"> from print sections of the Open American National Corpus (OANC) (Ide et al, 2012</w:t>
      </w:r>
      <w:r w:rsidR="00F2071D" w:rsidRPr="00EE07CE">
        <w:rPr>
          <w:rFonts w:ascii="Times New Roman" w:hAnsi="Times New Roman" w:cs="Times New Roman"/>
        </w:rPr>
        <w:t>).</w:t>
      </w:r>
      <w:r w:rsidR="005D287F" w:rsidRPr="00EE07CE">
        <w:rPr>
          <w:rFonts w:ascii="Times New Roman" w:hAnsi="Times New Roman" w:cs="Times New Roman"/>
        </w:rPr>
        <w:t xml:space="preserve"> </w:t>
      </w:r>
      <w:r w:rsidR="00A50CC4" w:rsidRPr="00EE07CE">
        <w:rPr>
          <w:rFonts w:ascii="Times New Roman" w:hAnsi="Times New Roman" w:cs="Times New Roman"/>
        </w:rPr>
        <w:t xml:space="preserve"> </w:t>
      </w:r>
      <w:r w:rsidR="005D287F" w:rsidRPr="00EE07CE">
        <w:rPr>
          <w:rFonts w:ascii="Times New Roman" w:hAnsi="Times New Roman" w:cs="Times New Roman"/>
        </w:rPr>
        <w:t>The OANC is a sufficiently large corp</w:t>
      </w:r>
      <w:r w:rsidR="00C6063B" w:rsidRPr="00EE07CE">
        <w:rPr>
          <w:rFonts w:ascii="Times New Roman" w:hAnsi="Times New Roman" w:cs="Times New Roman"/>
        </w:rPr>
        <w:t xml:space="preserve">us of mostly </w:t>
      </w:r>
      <w:r w:rsidR="00043DED" w:rsidRPr="00EE07CE">
        <w:rPr>
          <w:rFonts w:ascii="Times New Roman" w:hAnsi="Times New Roman" w:cs="Times New Roman"/>
        </w:rPr>
        <w:t xml:space="preserve">everyday language from </w:t>
      </w:r>
      <w:r w:rsidR="00C6063B" w:rsidRPr="00EE07CE">
        <w:rPr>
          <w:rFonts w:ascii="Times New Roman" w:hAnsi="Times New Roman" w:cs="Times New Roman"/>
        </w:rPr>
        <w:t>n</w:t>
      </w:r>
      <w:r w:rsidR="00352718" w:rsidRPr="00EE07CE">
        <w:rPr>
          <w:rFonts w:ascii="Times New Roman" w:hAnsi="Times New Roman" w:cs="Times New Roman"/>
        </w:rPr>
        <w:t>ews media</w:t>
      </w:r>
      <w:r w:rsidR="005D287F" w:rsidRPr="00EE07CE">
        <w:rPr>
          <w:rFonts w:ascii="Times New Roman" w:hAnsi="Times New Roman" w:cs="Times New Roman"/>
        </w:rPr>
        <w:t>.</w:t>
      </w:r>
      <w:r w:rsidR="00F2071D" w:rsidRPr="00EE07CE">
        <w:rPr>
          <w:rFonts w:ascii="Times New Roman" w:hAnsi="Times New Roman" w:cs="Times New Roman"/>
        </w:rPr>
        <w:t xml:space="preserve"> </w:t>
      </w:r>
      <w:r w:rsidR="00604B42" w:rsidRPr="00EE07CE">
        <w:rPr>
          <w:rFonts w:ascii="Times New Roman" w:hAnsi="Times New Roman" w:cs="Times New Roman"/>
        </w:rPr>
        <w:t xml:space="preserve"> </w:t>
      </w:r>
      <w:r w:rsidR="002227A5" w:rsidRPr="00EE07CE">
        <w:rPr>
          <w:rFonts w:ascii="Times New Roman" w:hAnsi="Times New Roman" w:cs="Times New Roman"/>
        </w:rPr>
        <w:t>To overcome the sparsity issues with n-gram training, w</w:t>
      </w:r>
      <w:r w:rsidR="00F2071D" w:rsidRPr="00EE07CE">
        <w:rPr>
          <w:rFonts w:ascii="Times New Roman" w:hAnsi="Times New Roman" w:cs="Times New Roman"/>
        </w:rPr>
        <w:t>e allowed for the general n-gram model to use the open portion of the COCA databases.</w:t>
      </w:r>
      <w:r w:rsidR="00A50CC4" w:rsidRPr="00EE07CE">
        <w:rPr>
          <w:rFonts w:ascii="Times New Roman" w:hAnsi="Times New Roman" w:cs="Times New Roman"/>
        </w:rPr>
        <w:t xml:space="preserve"> </w:t>
      </w:r>
      <w:r w:rsidR="00B7628A" w:rsidRPr="00EE07CE">
        <w:rPr>
          <w:rFonts w:ascii="Times New Roman" w:hAnsi="Times New Roman" w:cs="Times New Roman"/>
        </w:rPr>
        <w:t xml:space="preserve"> For the personal models, we built and tested the n-gram and similarity models based on Enron-email data from one o</w:t>
      </w:r>
      <w:r w:rsidR="0098209E" w:rsidRPr="00EE07CE">
        <w:rPr>
          <w:rFonts w:ascii="Times New Roman" w:hAnsi="Times New Roman" w:cs="Times New Roman"/>
        </w:rPr>
        <w:t>f the most prolific email users in the dataset,</w:t>
      </w:r>
      <w:r w:rsidR="00B7628A" w:rsidRPr="00EE07CE">
        <w:rPr>
          <w:rFonts w:ascii="Times New Roman" w:hAnsi="Times New Roman" w:cs="Times New Roman"/>
        </w:rPr>
        <w:t xml:space="preserve"> C-Germany. </w:t>
      </w:r>
      <w:r w:rsidR="00A50CC4" w:rsidRPr="00EE07CE">
        <w:rPr>
          <w:rFonts w:ascii="Times New Roman" w:hAnsi="Times New Roman" w:cs="Times New Roman"/>
        </w:rPr>
        <w:t xml:space="preserve"> </w:t>
      </w:r>
      <w:r w:rsidR="00B7628A" w:rsidRPr="00EE07CE">
        <w:rPr>
          <w:rFonts w:ascii="Times New Roman" w:hAnsi="Times New Roman" w:cs="Times New Roman"/>
        </w:rPr>
        <w:t>As</w:t>
      </w:r>
      <w:r w:rsidR="00B7628A" w:rsidRPr="001F730F">
        <w:rPr>
          <w:rFonts w:ascii="Times New Roman" w:hAnsi="Times New Roman" w:cs="Times New Roman"/>
        </w:rPr>
        <w:t xml:space="preserve"> before, the </w:t>
      </w:r>
      <w:r w:rsidR="00B5591F" w:rsidRPr="001F730F">
        <w:rPr>
          <w:rFonts w:ascii="Times New Roman" w:hAnsi="Times New Roman" w:cs="Times New Roman"/>
        </w:rPr>
        <w:t>training/test split was 90/10, but the n-gram models were trained from the personal data, rather than using the COCA models.</w:t>
      </w:r>
    </w:p>
    <w:p w14:paraId="11B19E69" w14:textId="19D20A58" w:rsidR="00B7628A" w:rsidRPr="001F730F" w:rsidRDefault="00435EE5" w:rsidP="00904BF7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="00136D9C">
        <w:rPr>
          <w:rFonts w:ascii="Times New Roman" w:hAnsi="Times New Roman" w:cs="Times New Roman"/>
        </w:rPr>
        <w:t>Referring to Table 2, our</w:t>
      </w:r>
      <w:r w:rsidR="00B7628A" w:rsidRPr="001F730F">
        <w:rPr>
          <w:rFonts w:ascii="Times New Roman" w:hAnsi="Times New Roman" w:cs="Times New Roman"/>
        </w:rPr>
        <w:t xml:space="preserve"> results demonstrate some interesting features of language prediction.</w:t>
      </w:r>
      <w:r w:rsidR="00A50CC4">
        <w:rPr>
          <w:rFonts w:ascii="Times New Roman" w:hAnsi="Times New Roman" w:cs="Times New Roman"/>
        </w:rPr>
        <w:t xml:space="preserve"> </w:t>
      </w:r>
      <w:r w:rsidR="00267BB3">
        <w:rPr>
          <w:rFonts w:ascii="Times New Roman" w:hAnsi="Times New Roman" w:cs="Times New Roman"/>
        </w:rPr>
        <w:t xml:space="preserve"> By all accuracy measures</w:t>
      </w:r>
      <w:r w:rsidR="002723EA">
        <w:rPr>
          <w:rFonts w:ascii="Times New Roman" w:hAnsi="Times New Roman" w:cs="Times New Roman"/>
        </w:rPr>
        <w:t xml:space="preserve">, the </w:t>
      </w:r>
      <w:r w:rsidR="00B7628A" w:rsidRPr="001F730F">
        <w:rPr>
          <w:rFonts w:ascii="Times New Roman" w:hAnsi="Times New Roman" w:cs="Times New Roman"/>
        </w:rPr>
        <w:t>personal models slightly outperform</w:t>
      </w:r>
      <w:r w:rsidR="00DF4019" w:rsidRPr="001F730F">
        <w:rPr>
          <w:rFonts w:ascii="Times New Roman" w:hAnsi="Times New Roman" w:cs="Times New Roman"/>
        </w:rPr>
        <w:t>ed</w:t>
      </w:r>
      <w:r w:rsidR="00B7628A" w:rsidRPr="001F730F">
        <w:rPr>
          <w:rFonts w:ascii="Times New Roman" w:hAnsi="Times New Roman" w:cs="Times New Roman"/>
        </w:rPr>
        <w:t xml:space="preserve"> genera</w:t>
      </w:r>
      <w:r w:rsidR="00C7633E">
        <w:rPr>
          <w:rFonts w:ascii="Times New Roman" w:hAnsi="Times New Roman" w:cs="Times New Roman"/>
        </w:rPr>
        <w:t>l lan</w:t>
      </w:r>
      <w:r w:rsidR="000D15B4">
        <w:rPr>
          <w:rFonts w:ascii="Times New Roman" w:hAnsi="Times New Roman" w:cs="Times New Roman"/>
        </w:rPr>
        <w:t>guage models</w:t>
      </w:r>
      <w:r w:rsidR="00C911C4">
        <w:rPr>
          <w:rFonts w:ascii="Times New Roman" w:hAnsi="Times New Roman" w:cs="Times New Roman"/>
        </w:rPr>
        <w:t xml:space="preserve"> trained by </w:t>
      </w:r>
      <w:r w:rsidR="002D7B81">
        <w:rPr>
          <w:rFonts w:ascii="Times New Roman" w:hAnsi="Times New Roman" w:cs="Times New Roman"/>
        </w:rPr>
        <w:t>far</w:t>
      </w:r>
      <w:r w:rsidR="00C911C4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>large</w:t>
      </w:r>
      <w:r w:rsidR="00C911C4">
        <w:rPr>
          <w:rFonts w:ascii="Times New Roman" w:hAnsi="Times New Roman" w:cs="Times New Roman"/>
        </w:rPr>
        <w:t>r</w:t>
      </w:r>
      <w:r w:rsidR="00B7628A" w:rsidRPr="001F730F">
        <w:rPr>
          <w:rFonts w:ascii="Times New Roman" w:hAnsi="Times New Roman" w:cs="Times New Roman"/>
        </w:rPr>
        <w:t xml:space="preserve"> datasets.</w:t>
      </w:r>
      <w:r w:rsidR="00A50CC4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 xml:space="preserve"> This is surprising, but also convenient: personal models are more compact and easier to train, due to more regular structures in individual language.</w:t>
      </w:r>
      <w:r w:rsidR="00A50CC4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 xml:space="preserve"> So when building any </w:t>
      </w:r>
      <w:r w:rsidR="00BE3EBE">
        <w:rPr>
          <w:rFonts w:ascii="Times New Roman" w:hAnsi="Times New Roman" w:cs="Times New Roman"/>
        </w:rPr>
        <w:t>word prediction</w:t>
      </w:r>
      <w:r w:rsidR="00B7628A" w:rsidRPr="001F730F">
        <w:rPr>
          <w:rFonts w:ascii="Times New Roman" w:hAnsi="Times New Roman" w:cs="Times New Roman"/>
        </w:rPr>
        <w:t xml:space="preserve"> scheme, priority should be given to personally-feature</w:t>
      </w:r>
      <w:r w:rsidR="00CE4181">
        <w:rPr>
          <w:rFonts w:ascii="Times New Roman" w:hAnsi="Times New Roman" w:cs="Times New Roman"/>
        </w:rPr>
        <w:t>d models, if</w:t>
      </w:r>
      <w:r w:rsidR="00566E40">
        <w:rPr>
          <w:rFonts w:ascii="Times New Roman" w:hAnsi="Times New Roman" w:cs="Times New Roman"/>
        </w:rPr>
        <w:t xml:space="preserve"> </w:t>
      </w:r>
      <w:r w:rsidR="00CE4181">
        <w:rPr>
          <w:rFonts w:ascii="Times New Roman" w:hAnsi="Times New Roman" w:cs="Times New Roman"/>
        </w:rPr>
        <w:t>personal</w:t>
      </w:r>
      <w:r w:rsidR="00B7628A" w:rsidRPr="001F730F">
        <w:rPr>
          <w:rFonts w:ascii="Times New Roman" w:hAnsi="Times New Roman" w:cs="Times New Roman"/>
        </w:rPr>
        <w:t xml:space="preserve"> data is available.</w:t>
      </w:r>
      <w:r w:rsidR="00A50CC4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 xml:space="preserve"> The performance of the similarity-based approach suffered when scaled to very large datasets, since</w:t>
      </w:r>
      <w:r w:rsidR="00B92C22">
        <w:rPr>
          <w:rFonts w:ascii="Times New Roman" w:hAnsi="Times New Roman" w:cs="Times New Roman"/>
        </w:rPr>
        <w:t xml:space="preserve"> pruning was necessary </w:t>
      </w:r>
      <w:r w:rsidR="004B5D72">
        <w:rPr>
          <w:rFonts w:ascii="Times New Roman" w:hAnsi="Times New Roman" w:cs="Times New Roman"/>
        </w:rPr>
        <w:t>to fit the O(|lexicon|</w:t>
      </w:r>
      <w:r w:rsidR="00B7628A" w:rsidRPr="001F730F">
        <w:rPr>
          <w:rFonts w:ascii="Times New Roman" w:hAnsi="Times New Roman" w:cs="Times New Roman"/>
          <w:vertAlign w:val="superscript"/>
        </w:rPr>
        <w:t>2</w:t>
      </w:r>
      <w:r w:rsidR="00B7628A" w:rsidRPr="001F730F">
        <w:rPr>
          <w:rFonts w:ascii="Times New Roman" w:hAnsi="Times New Roman" w:cs="Times New Roman"/>
        </w:rPr>
        <w:t xml:space="preserve">) </w:t>
      </w:r>
      <w:r w:rsidR="00B52212">
        <w:rPr>
          <w:rFonts w:ascii="Times New Roman" w:hAnsi="Times New Roman" w:cs="Times New Roman"/>
        </w:rPr>
        <w:t xml:space="preserve">word </w:t>
      </w:r>
      <w:r w:rsidR="00B7628A" w:rsidRPr="001F730F">
        <w:rPr>
          <w:rFonts w:ascii="Times New Roman" w:hAnsi="Times New Roman" w:cs="Times New Roman"/>
        </w:rPr>
        <w:t>similarity mat</w:t>
      </w:r>
      <w:r w:rsidR="00F531ED">
        <w:rPr>
          <w:rFonts w:ascii="Times New Roman" w:hAnsi="Times New Roman" w:cs="Times New Roman"/>
        </w:rPr>
        <w:t>rix in</w:t>
      </w:r>
      <w:r w:rsidR="00B7628A" w:rsidRPr="001F730F">
        <w:rPr>
          <w:rFonts w:ascii="Times New Roman" w:hAnsi="Times New Roman" w:cs="Times New Roman"/>
        </w:rPr>
        <w:t xml:space="preserve"> memory. </w:t>
      </w:r>
      <w:r w:rsidR="00A50CC4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 xml:space="preserve">As a result, many predictions failed due to sparsity. </w:t>
      </w:r>
      <w:r w:rsidR="00A50CC4">
        <w:rPr>
          <w:rFonts w:ascii="Times New Roman" w:hAnsi="Times New Roman" w:cs="Times New Roman"/>
        </w:rPr>
        <w:t xml:space="preserve"> </w:t>
      </w:r>
      <w:r w:rsidR="00706C2C">
        <w:rPr>
          <w:rFonts w:ascii="Times New Roman" w:hAnsi="Times New Roman" w:cs="Times New Roman"/>
        </w:rPr>
        <w:t>However,</w:t>
      </w:r>
      <w:r w:rsidR="00C151A4">
        <w:rPr>
          <w:rFonts w:ascii="Times New Roman" w:hAnsi="Times New Roman" w:cs="Times New Roman"/>
        </w:rPr>
        <w:t xml:space="preserve"> </w:t>
      </w:r>
      <w:r w:rsidR="00E45DA5">
        <w:rPr>
          <w:rFonts w:ascii="Times New Roman" w:hAnsi="Times New Roman" w:cs="Times New Roman"/>
        </w:rPr>
        <w:t>accuracy measures show the</w:t>
      </w:r>
      <w:r w:rsidR="00C151A4">
        <w:rPr>
          <w:rFonts w:ascii="Times New Roman" w:hAnsi="Times New Roman" w:cs="Times New Roman"/>
        </w:rPr>
        <w:t xml:space="preserve"> similarity</w:t>
      </w:r>
      <w:r w:rsidR="00A60690">
        <w:rPr>
          <w:rFonts w:ascii="Times New Roman" w:hAnsi="Times New Roman" w:cs="Times New Roman"/>
        </w:rPr>
        <w:t xml:space="preserve"> method achieved</w:t>
      </w:r>
      <w:r w:rsidR="00B7628A" w:rsidRPr="001F730F">
        <w:rPr>
          <w:rFonts w:ascii="Times New Roman" w:hAnsi="Times New Roman" w:cs="Times New Roman"/>
        </w:rPr>
        <w:t xml:space="preserve"> a strong second-place behind the n-gram models, and</w:t>
      </w:r>
      <w:r w:rsidR="006B326C">
        <w:rPr>
          <w:rFonts w:ascii="Times New Roman" w:hAnsi="Times New Roman" w:cs="Times New Roman"/>
        </w:rPr>
        <w:t xml:space="preserve"> for personal models,</w:t>
      </w:r>
      <w:r w:rsidR="003047E2">
        <w:rPr>
          <w:rFonts w:ascii="Times New Roman" w:hAnsi="Times New Roman" w:cs="Times New Roman"/>
        </w:rPr>
        <w:t xml:space="preserve"> resulted</w:t>
      </w:r>
      <w:r w:rsidR="00B7628A" w:rsidRPr="001F730F">
        <w:rPr>
          <w:rFonts w:ascii="Times New Roman" w:hAnsi="Times New Roman" w:cs="Times New Roman"/>
        </w:rPr>
        <w:t xml:space="preserve"> in greater expected value in terms of the average prediction length.</w:t>
      </w:r>
    </w:p>
    <w:p w14:paraId="6616D4CB" w14:textId="77777777" w:rsidR="00B7628A" w:rsidRPr="001F730F" w:rsidRDefault="00B7628A" w:rsidP="00435EE5">
      <w:pPr>
        <w:spacing w:after="0" w:line="480" w:lineRule="auto"/>
        <w:jc w:val="center"/>
        <w:rPr>
          <w:rFonts w:ascii="Times New Roman" w:hAnsi="Times New Roman" w:cs="Times New Roman"/>
          <w:b/>
        </w:rPr>
      </w:pPr>
      <w:r w:rsidRPr="001F730F">
        <w:rPr>
          <w:rFonts w:ascii="Times New Roman" w:hAnsi="Times New Roman" w:cs="Times New Roman"/>
          <w:b/>
        </w:rPr>
        <w:t>Discussion</w:t>
      </w:r>
    </w:p>
    <w:p w14:paraId="14EE67DC" w14:textId="14B79288" w:rsidR="00B7628A" w:rsidRPr="001F730F" w:rsidRDefault="00435EE5" w:rsidP="00904BF7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7628A" w:rsidRPr="001F730F">
        <w:rPr>
          <w:rFonts w:ascii="Times New Roman" w:hAnsi="Times New Roman" w:cs="Times New Roman"/>
        </w:rPr>
        <w:t>The selected cosine-similarity metric for building the similarity matrix was based upon the incredibly useful and comprehensive overview of word-similarity m</w:t>
      </w:r>
      <w:r w:rsidR="008259FB" w:rsidRPr="001F730F">
        <w:rPr>
          <w:rFonts w:ascii="Times New Roman" w:hAnsi="Times New Roman" w:cs="Times New Roman"/>
        </w:rPr>
        <w:t xml:space="preserve">etrics by Stefan </w:t>
      </w:r>
      <w:r w:rsidR="008259FB" w:rsidRPr="006C40A3">
        <w:rPr>
          <w:rFonts w:ascii="Times New Roman" w:hAnsi="Times New Roman" w:cs="Times New Roman"/>
        </w:rPr>
        <w:t>Bordag (</w:t>
      </w:r>
      <w:r w:rsidR="00B7628A" w:rsidRPr="006C40A3">
        <w:rPr>
          <w:rFonts w:ascii="Times New Roman" w:hAnsi="Times New Roman" w:cs="Times New Roman"/>
        </w:rPr>
        <w:t>2008</w:t>
      </w:r>
      <w:r w:rsidR="00A50CC4" w:rsidRPr="006C40A3">
        <w:rPr>
          <w:rFonts w:ascii="Times New Roman" w:hAnsi="Times New Roman" w:cs="Times New Roman"/>
        </w:rPr>
        <w:t xml:space="preserve">).  </w:t>
      </w:r>
      <w:r w:rsidR="00DA627C" w:rsidRPr="006C40A3">
        <w:rPr>
          <w:rFonts w:ascii="Times New Roman" w:hAnsi="Times New Roman" w:cs="Times New Roman"/>
        </w:rPr>
        <w:t>Other statistical measure</w:t>
      </w:r>
      <w:r w:rsidR="00B7628A" w:rsidRPr="006C40A3">
        <w:rPr>
          <w:rFonts w:ascii="Times New Roman" w:hAnsi="Times New Roman" w:cs="Times New Roman"/>
        </w:rPr>
        <w:t>s were tested, including modeling word co-occurrences using Poisson significance and other event co-occurrence measures</w:t>
      </w:r>
      <w:r w:rsidR="0038304A" w:rsidRPr="006C40A3">
        <w:rPr>
          <w:rFonts w:ascii="Times New Roman" w:hAnsi="Times New Roman" w:cs="Times New Roman"/>
        </w:rPr>
        <w:t xml:space="preserve"> (see</w:t>
      </w:r>
      <w:r w:rsidR="00B615E0" w:rsidRPr="006C40A3">
        <w:rPr>
          <w:rFonts w:ascii="Times New Roman" w:hAnsi="Times New Roman" w:cs="Times New Roman"/>
        </w:rPr>
        <w:t xml:space="preserve"> Quasthoff</w:t>
      </w:r>
      <w:r w:rsidR="00BE1F83" w:rsidRPr="006C40A3">
        <w:rPr>
          <w:rFonts w:ascii="Times New Roman" w:hAnsi="Times New Roman" w:cs="Times New Roman"/>
        </w:rPr>
        <w:t>, 2002</w:t>
      </w:r>
      <w:r w:rsidR="00B615E0" w:rsidRPr="006C40A3">
        <w:rPr>
          <w:rFonts w:ascii="Times New Roman" w:hAnsi="Times New Roman" w:cs="Times New Roman"/>
        </w:rPr>
        <w:t>)</w:t>
      </w:r>
      <w:r w:rsidR="00B7628A" w:rsidRPr="006C40A3">
        <w:rPr>
          <w:rFonts w:ascii="Times New Roman" w:hAnsi="Times New Roman" w:cs="Times New Roman"/>
        </w:rPr>
        <w:t>.</w:t>
      </w:r>
      <w:r w:rsidR="00A50CC4" w:rsidRPr="006C40A3">
        <w:rPr>
          <w:rFonts w:ascii="Times New Roman" w:hAnsi="Times New Roman" w:cs="Times New Roman"/>
        </w:rPr>
        <w:t xml:space="preserve"> </w:t>
      </w:r>
      <w:r w:rsidR="00B7628A" w:rsidRPr="006C40A3">
        <w:rPr>
          <w:rFonts w:ascii="Times New Roman" w:hAnsi="Times New Roman" w:cs="Times New Roman"/>
        </w:rPr>
        <w:t xml:space="preserve"> Though these</w:t>
      </w:r>
      <w:r w:rsidR="00B7628A" w:rsidRPr="001F730F">
        <w:rPr>
          <w:rFonts w:ascii="Times New Roman" w:hAnsi="Times New Roman" w:cs="Times New Roman"/>
        </w:rPr>
        <w:t xml:space="preserve"> were useful for clustering tasks, on</w:t>
      </w:r>
      <w:r w:rsidR="00B742C5">
        <w:rPr>
          <w:rFonts w:ascii="Times New Roman" w:hAnsi="Times New Roman" w:cs="Times New Roman"/>
        </w:rPr>
        <w:t>ly the cosine metrics generate a conveniently additive representation of word similarity</w:t>
      </w:r>
      <w:r w:rsidR="00E72DEE">
        <w:rPr>
          <w:rFonts w:ascii="Times New Roman" w:hAnsi="Times New Roman" w:cs="Times New Roman"/>
        </w:rPr>
        <w:t xml:space="preserve"> ranging from 0.0 to </w:t>
      </w:r>
      <w:r w:rsidR="00B7628A" w:rsidRPr="001F730F">
        <w:rPr>
          <w:rFonts w:ascii="Times New Roman" w:hAnsi="Times New Roman" w:cs="Times New Roman"/>
        </w:rPr>
        <w:t>1</w:t>
      </w:r>
      <w:r w:rsidR="00B742C5">
        <w:rPr>
          <w:rFonts w:ascii="Times New Roman" w:hAnsi="Times New Roman" w:cs="Times New Roman"/>
        </w:rPr>
        <w:t>.0</w:t>
      </w:r>
      <w:r w:rsidR="00654DD9">
        <w:rPr>
          <w:rFonts w:ascii="Times New Roman" w:hAnsi="Times New Roman" w:cs="Times New Roman"/>
        </w:rPr>
        <w:t xml:space="preserve">, where 0.0 indicates no similarity and 1.0 represents total </w:t>
      </w:r>
      <w:r w:rsidR="00EA6935">
        <w:rPr>
          <w:rFonts w:ascii="Times New Roman" w:hAnsi="Times New Roman" w:cs="Times New Roman"/>
        </w:rPr>
        <w:t xml:space="preserve">word </w:t>
      </w:r>
      <w:r w:rsidR="00A93CC7">
        <w:rPr>
          <w:rFonts w:ascii="Times New Roman" w:hAnsi="Times New Roman" w:cs="Times New Roman"/>
        </w:rPr>
        <w:t>synonymy</w:t>
      </w:r>
      <w:r w:rsidR="00B7628A" w:rsidRPr="001F730F">
        <w:rPr>
          <w:rFonts w:ascii="Times New Roman" w:hAnsi="Times New Roman" w:cs="Times New Roman"/>
        </w:rPr>
        <w:t>.</w:t>
      </w:r>
    </w:p>
    <w:p w14:paraId="4B626D72" w14:textId="3F9951A8" w:rsidR="00B7628A" w:rsidRPr="001F730F" w:rsidRDefault="003047E2" w:rsidP="00904BF7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7628A" w:rsidRPr="001F730F">
        <w:rPr>
          <w:rFonts w:ascii="Times New Roman" w:hAnsi="Times New Roman" w:cs="Times New Roman"/>
        </w:rPr>
        <w:t>By capturing non-sequential word relationships, the similarity</w:t>
      </w:r>
      <w:r w:rsidR="0081443F" w:rsidRPr="001F730F">
        <w:rPr>
          <w:rFonts w:ascii="Times New Roman" w:hAnsi="Times New Roman" w:cs="Times New Roman"/>
        </w:rPr>
        <w:t xml:space="preserve"> matrix is interesting for a range of</w:t>
      </w:r>
      <w:r w:rsidR="00B7628A" w:rsidRPr="001F730F">
        <w:rPr>
          <w:rFonts w:ascii="Times New Roman" w:hAnsi="Times New Roman" w:cs="Times New Roman"/>
        </w:rPr>
        <w:t xml:space="preserve"> reasons. </w:t>
      </w:r>
      <w:r w:rsidR="00A50CC4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 xml:space="preserve">Given two </w:t>
      </w:r>
      <w:r w:rsidR="00B7628A" w:rsidRPr="00680692">
        <w:rPr>
          <w:rFonts w:ascii="Times New Roman" w:hAnsi="Times New Roman" w:cs="Times New Roman"/>
        </w:rPr>
        <w:t>similar words β and ϕ</w:t>
      </w:r>
      <w:r w:rsidR="00F07EF4" w:rsidRPr="00680692">
        <w:rPr>
          <w:rFonts w:ascii="Times New Roman" w:hAnsi="Times New Roman" w:cs="Times New Roman"/>
        </w:rPr>
        <w:t xml:space="preserve"> which</w:t>
      </w:r>
      <w:r w:rsidR="00B7628A" w:rsidRPr="00680692">
        <w:rPr>
          <w:rFonts w:ascii="Times New Roman" w:hAnsi="Times New Roman" w:cs="Times New Roman"/>
        </w:rPr>
        <w:t xml:space="preserve"> never co-occur, but nonet</w:t>
      </w:r>
      <w:r w:rsidR="005F2603">
        <w:rPr>
          <w:rFonts w:ascii="Times New Roman" w:hAnsi="Times New Roman" w:cs="Times New Roman"/>
        </w:rPr>
        <w:t>heless participate in highly similar</w:t>
      </w:r>
      <w:r w:rsidR="00B7628A" w:rsidRPr="00680692">
        <w:rPr>
          <w:rFonts w:ascii="Times New Roman" w:hAnsi="Times New Roman" w:cs="Times New Roman"/>
        </w:rPr>
        <w:t xml:space="preserve"> contexts, the model</w:t>
      </w:r>
      <w:r w:rsidR="00442635" w:rsidRPr="00680692">
        <w:rPr>
          <w:rFonts w:ascii="Times New Roman" w:hAnsi="Times New Roman" w:cs="Times New Roman"/>
        </w:rPr>
        <w:t xml:space="preserve"> discovers</w:t>
      </w:r>
      <w:r w:rsidR="00442635" w:rsidRPr="001F730F">
        <w:rPr>
          <w:rFonts w:ascii="Times New Roman" w:hAnsi="Times New Roman" w:cs="Times New Roman"/>
        </w:rPr>
        <w:t xml:space="preserve"> their similarity</w:t>
      </w:r>
      <w:r w:rsidR="00B7628A" w:rsidRPr="001F730F">
        <w:rPr>
          <w:rFonts w:ascii="Times New Roman" w:hAnsi="Times New Roman" w:cs="Times New Roman"/>
        </w:rPr>
        <w:t xml:space="preserve"> transitive</w:t>
      </w:r>
      <w:r w:rsidR="00442635" w:rsidRPr="001F730F">
        <w:rPr>
          <w:rFonts w:ascii="Times New Roman" w:hAnsi="Times New Roman" w:cs="Times New Roman"/>
        </w:rPr>
        <w:t>ly</w:t>
      </w:r>
      <w:r w:rsidR="00B7628A" w:rsidRPr="001F730F">
        <w:rPr>
          <w:rFonts w:ascii="Times New Roman" w:hAnsi="Times New Roman" w:cs="Times New Roman"/>
        </w:rPr>
        <w:t xml:space="preserve"> via their co-occurrences with other words</w:t>
      </w:r>
      <w:r w:rsidR="006F0FE5">
        <w:rPr>
          <w:rFonts w:ascii="Times New Roman" w:hAnsi="Times New Roman" w:cs="Times New Roman"/>
        </w:rPr>
        <w:t xml:space="preserve"> (</w:t>
      </w:r>
      <w:r w:rsidR="001C1A22">
        <w:rPr>
          <w:rFonts w:ascii="Times New Roman" w:hAnsi="Times New Roman" w:cs="Times New Roman"/>
        </w:rPr>
        <w:t xml:space="preserve">see </w:t>
      </w:r>
      <w:r w:rsidR="006F0FE5">
        <w:rPr>
          <w:rFonts w:ascii="Times New Roman" w:hAnsi="Times New Roman" w:cs="Times New Roman"/>
        </w:rPr>
        <w:t>Figure 1)</w:t>
      </w:r>
      <w:r w:rsidR="00B7628A" w:rsidRPr="001F730F">
        <w:rPr>
          <w:rFonts w:ascii="Times New Roman" w:hAnsi="Times New Roman" w:cs="Times New Roman"/>
        </w:rPr>
        <w:t xml:space="preserve">. </w:t>
      </w:r>
      <w:r w:rsidR="00A50CC4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>This means we can assess the assoc</w:t>
      </w:r>
      <w:r w:rsidR="00266E3F" w:rsidRPr="001F730F">
        <w:rPr>
          <w:rFonts w:ascii="Times New Roman" w:hAnsi="Times New Roman" w:cs="Times New Roman"/>
        </w:rPr>
        <w:t>iativity of</w:t>
      </w:r>
      <w:r w:rsidR="00005D32">
        <w:rPr>
          <w:rFonts w:ascii="Times New Roman" w:hAnsi="Times New Roman" w:cs="Times New Roman"/>
        </w:rPr>
        <w:t xml:space="preserve"> </w:t>
      </w:r>
      <w:r w:rsidR="00005D32">
        <w:rPr>
          <w:rFonts w:ascii="Times New Roman" w:hAnsi="Times New Roman" w:cs="Times New Roman"/>
        </w:rPr>
        <w:lastRenderedPageBreak/>
        <w:t>words sharing</w:t>
      </w:r>
      <w:r w:rsidR="00B7628A" w:rsidRPr="001F730F">
        <w:rPr>
          <w:rFonts w:ascii="Times New Roman" w:hAnsi="Times New Roman" w:cs="Times New Roman"/>
        </w:rPr>
        <w:t xml:space="preserve"> no co-occurre</w:t>
      </w:r>
      <w:r w:rsidR="008533AC" w:rsidRPr="001F730F">
        <w:rPr>
          <w:rFonts w:ascii="Times New Roman" w:hAnsi="Times New Roman" w:cs="Times New Roman"/>
        </w:rPr>
        <w:t xml:space="preserve">nces, </w:t>
      </w:r>
      <w:r w:rsidR="007F1F72">
        <w:rPr>
          <w:rFonts w:ascii="Times New Roman" w:hAnsi="Times New Roman" w:cs="Times New Roman"/>
        </w:rPr>
        <w:t xml:space="preserve">long-distance </w:t>
      </w:r>
      <w:r w:rsidR="00CE590D">
        <w:rPr>
          <w:rFonts w:ascii="Times New Roman" w:hAnsi="Times New Roman" w:cs="Times New Roman"/>
        </w:rPr>
        <w:t>information that</w:t>
      </w:r>
      <w:r w:rsidR="00950EC6" w:rsidRPr="001F730F">
        <w:rPr>
          <w:rFonts w:ascii="Times New Roman" w:hAnsi="Times New Roman" w:cs="Times New Roman"/>
        </w:rPr>
        <w:t xml:space="preserve"> sequentially</w:t>
      </w:r>
      <w:r w:rsidR="00B7628A" w:rsidRPr="001F730F">
        <w:rPr>
          <w:rFonts w:ascii="Times New Roman" w:hAnsi="Times New Roman" w:cs="Times New Roman"/>
        </w:rPr>
        <w:t>-trained n-gram models cannot capture.</w:t>
      </w:r>
      <w:r w:rsidR="00435EE5">
        <w:rPr>
          <w:rFonts w:ascii="Times New Roman" w:hAnsi="Times New Roman" w:cs="Times New Roman"/>
        </w:rPr>
        <w:t xml:space="preserve"> </w:t>
      </w:r>
      <w:r w:rsidR="009804B6" w:rsidRPr="001F730F">
        <w:rPr>
          <w:rFonts w:ascii="Times New Roman" w:hAnsi="Times New Roman" w:cs="Times New Roman"/>
        </w:rPr>
        <w:t>This raw similarity</w:t>
      </w:r>
      <w:r w:rsidR="008965A1">
        <w:rPr>
          <w:rFonts w:ascii="Times New Roman" w:hAnsi="Times New Roman" w:cs="Times New Roman"/>
        </w:rPr>
        <w:t xml:space="preserve"> value</w:t>
      </w:r>
      <w:r w:rsidR="00B7628A" w:rsidRPr="001F730F">
        <w:rPr>
          <w:rFonts w:ascii="Times New Roman" w:hAnsi="Times New Roman" w:cs="Times New Roman"/>
        </w:rPr>
        <w:t xml:space="preserve"> merges natural language features: polysemy, </w:t>
      </w:r>
      <w:r w:rsidR="00D3261E" w:rsidRPr="001F730F">
        <w:rPr>
          <w:rFonts w:ascii="Times New Roman" w:hAnsi="Times New Roman" w:cs="Times New Roman"/>
        </w:rPr>
        <w:t>synonymy</w:t>
      </w:r>
      <w:r w:rsidR="00B7628A" w:rsidRPr="001F730F">
        <w:rPr>
          <w:rFonts w:ascii="Times New Roman" w:hAnsi="Times New Roman" w:cs="Times New Roman"/>
        </w:rPr>
        <w:t xml:space="preserve">, contextual proximity, conversational context, and so on. </w:t>
      </w:r>
      <w:r w:rsidR="00A50CC4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>This made it useful for similarity-based tasks such as clustering, at</w:t>
      </w:r>
      <w:r w:rsidR="008D75BB" w:rsidRPr="001F730F">
        <w:rPr>
          <w:rFonts w:ascii="Times New Roman" w:hAnsi="Times New Roman" w:cs="Times New Roman"/>
        </w:rPr>
        <w:t xml:space="preserve"> which it performed superbly. </w:t>
      </w:r>
      <w:r w:rsidR="00A50CC4">
        <w:rPr>
          <w:rFonts w:ascii="Times New Roman" w:hAnsi="Times New Roman" w:cs="Times New Roman"/>
        </w:rPr>
        <w:t xml:space="preserve"> </w:t>
      </w:r>
      <w:r w:rsidR="008D75BB" w:rsidRPr="001F730F">
        <w:rPr>
          <w:rFonts w:ascii="Times New Roman" w:hAnsi="Times New Roman" w:cs="Times New Roman"/>
        </w:rPr>
        <w:t>The similarity value</w:t>
      </w:r>
      <w:r w:rsidR="008A697E" w:rsidRPr="001F730F">
        <w:rPr>
          <w:rFonts w:ascii="Times New Roman" w:hAnsi="Times New Roman" w:cs="Times New Roman"/>
        </w:rPr>
        <w:t xml:space="preserve"> additionally</w:t>
      </w:r>
      <w:r w:rsidR="001D6C16" w:rsidRPr="001F730F">
        <w:rPr>
          <w:rFonts w:ascii="Times New Roman" w:hAnsi="Times New Roman" w:cs="Times New Roman"/>
        </w:rPr>
        <w:t xml:space="preserve"> allows </w:t>
      </w:r>
      <w:r w:rsidR="00B7628A" w:rsidRPr="001F730F">
        <w:rPr>
          <w:rFonts w:ascii="Times New Roman" w:hAnsi="Times New Roman" w:cs="Times New Roman"/>
        </w:rPr>
        <w:t>synonym</w:t>
      </w:r>
      <w:r w:rsidR="001D6C16" w:rsidRPr="001F730F">
        <w:rPr>
          <w:rFonts w:ascii="Times New Roman" w:hAnsi="Times New Roman" w:cs="Times New Roman"/>
        </w:rPr>
        <w:t>-based</w:t>
      </w:r>
      <w:r w:rsidR="00B7628A" w:rsidRPr="001F730F">
        <w:rPr>
          <w:rFonts w:ascii="Times New Roman" w:hAnsi="Times New Roman" w:cs="Times New Roman"/>
        </w:rPr>
        <w:t xml:space="preserve"> queries, wher</w:t>
      </w:r>
      <w:r w:rsidR="0085220B">
        <w:rPr>
          <w:rFonts w:ascii="Times New Roman" w:hAnsi="Times New Roman" w:cs="Times New Roman"/>
        </w:rPr>
        <w:t>eby predictions are generated</w:t>
      </w:r>
      <w:r w:rsidR="00B7628A" w:rsidRPr="001F730F">
        <w:rPr>
          <w:rFonts w:ascii="Times New Roman" w:hAnsi="Times New Roman" w:cs="Times New Roman"/>
        </w:rPr>
        <w:t xml:space="preserve"> without any previous sequential linkage</w:t>
      </w:r>
      <w:r w:rsidR="00193173" w:rsidRPr="001F730F">
        <w:rPr>
          <w:rFonts w:ascii="Times New Roman" w:hAnsi="Times New Roman" w:cs="Times New Roman"/>
        </w:rPr>
        <w:t xml:space="preserve"> </w:t>
      </w:r>
      <w:r w:rsidR="00FF312E">
        <w:rPr>
          <w:rFonts w:ascii="Times New Roman" w:hAnsi="Times New Roman" w:cs="Times New Roman"/>
        </w:rPr>
        <w:t>by replacing queries with their nearest</w:t>
      </w:r>
      <w:r w:rsidR="00B7628A" w:rsidRPr="001F730F">
        <w:rPr>
          <w:rFonts w:ascii="Times New Roman" w:hAnsi="Times New Roman" w:cs="Times New Roman"/>
        </w:rPr>
        <w:t xml:space="preserve"> synonym</w:t>
      </w:r>
      <w:r w:rsidR="00193173" w:rsidRPr="001F730F">
        <w:rPr>
          <w:rFonts w:ascii="Times New Roman" w:hAnsi="Times New Roman" w:cs="Times New Roman"/>
        </w:rPr>
        <w:t>s</w:t>
      </w:r>
      <w:r w:rsidR="00B7628A" w:rsidRPr="001F730F">
        <w:rPr>
          <w:rFonts w:ascii="Times New Roman" w:hAnsi="Times New Roman" w:cs="Times New Roman"/>
        </w:rPr>
        <w:t>.</w:t>
      </w:r>
    </w:p>
    <w:p w14:paraId="1A0D9D3C" w14:textId="0E6F4B29" w:rsidR="00B7628A" w:rsidRPr="001F730F" w:rsidRDefault="00435EE5" w:rsidP="00904BF7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7628A" w:rsidRPr="001F730F">
        <w:rPr>
          <w:rFonts w:ascii="Times New Roman" w:hAnsi="Times New Roman" w:cs="Times New Roman"/>
        </w:rPr>
        <w:t>What</w:t>
      </w:r>
      <w:r w:rsidR="00D26948" w:rsidRPr="001F730F">
        <w:rPr>
          <w:rFonts w:ascii="Times New Roman" w:hAnsi="Times New Roman" w:cs="Times New Roman"/>
        </w:rPr>
        <w:t xml:space="preserve"> is tru</w:t>
      </w:r>
      <w:r w:rsidR="007D73BF" w:rsidRPr="001F730F">
        <w:rPr>
          <w:rFonts w:ascii="Times New Roman" w:hAnsi="Times New Roman" w:cs="Times New Roman"/>
        </w:rPr>
        <w:t>ly interesting is that the similarity matr</w:t>
      </w:r>
      <w:r w:rsidR="00D26948" w:rsidRPr="001F730F">
        <w:rPr>
          <w:rFonts w:ascii="Times New Roman" w:hAnsi="Times New Roman" w:cs="Times New Roman"/>
        </w:rPr>
        <w:t>ix</w:t>
      </w:r>
      <w:r w:rsidR="00CE6783" w:rsidRPr="001F730F">
        <w:rPr>
          <w:rFonts w:ascii="Times New Roman" w:hAnsi="Times New Roman" w:cs="Times New Roman"/>
        </w:rPr>
        <w:t xml:space="preserve"> approxima</w:t>
      </w:r>
      <w:r w:rsidR="00ED2321" w:rsidRPr="001F730F">
        <w:rPr>
          <w:rFonts w:ascii="Times New Roman" w:hAnsi="Times New Roman" w:cs="Times New Roman"/>
        </w:rPr>
        <w:t>te</w:t>
      </w:r>
      <w:r w:rsidR="0087112B" w:rsidRPr="001F730F">
        <w:rPr>
          <w:rFonts w:ascii="Times New Roman" w:hAnsi="Times New Roman" w:cs="Times New Roman"/>
        </w:rPr>
        <w:t>s</w:t>
      </w:r>
      <w:r w:rsidR="00B7628A" w:rsidRPr="001F730F">
        <w:rPr>
          <w:rFonts w:ascii="Times New Roman" w:hAnsi="Times New Roman" w:cs="Times New Roman"/>
        </w:rPr>
        <w:t xml:space="preserve"> the associ</w:t>
      </w:r>
      <w:r w:rsidR="00E2508D" w:rsidRPr="001F730F">
        <w:rPr>
          <w:rFonts w:ascii="Times New Roman" w:hAnsi="Times New Roman" w:cs="Times New Roman"/>
        </w:rPr>
        <w:t xml:space="preserve">ative activations between words and </w:t>
      </w:r>
      <w:r w:rsidR="00B7628A" w:rsidRPr="001F730F">
        <w:rPr>
          <w:rFonts w:ascii="Times New Roman" w:hAnsi="Times New Roman" w:cs="Times New Roman"/>
        </w:rPr>
        <w:t>contexts in natural language</w:t>
      </w:r>
      <w:r w:rsidR="0039703B">
        <w:rPr>
          <w:rFonts w:ascii="Times New Roman" w:hAnsi="Times New Roman" w:cs="Times New Roman"/>
        </w:rPr>
        <w:t>, even in the absence of sequential linkage between words</w:t>
      </w:r>
      <w:r w:rsidR="00B7628A" w:rsidRPr="001F730F">
        <w:rPr>
          <w:rFonts w:ascii="Times New Roman" w:hAnsi="Times New Roman" w:cs="Times New Roman"/>
        </w:rPr>
        <w:t xml:space="preserve">. </w:t>
      </w:r>
      <w:r w:rsidR="00A50CC4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>This mitigates sparsity issues when estimating personal language models, for which there is far less trainin</w:t>
      </w:r>
      <w:r w:rsidR="00855EA2">
        <w:rPr>
          <w:rFonts w:ascii="Times New Roman" w:hAnsi="Times New Roman" w:cs="Times New Roman"/>
        </w:rPr>
        <w:t>g data than</w:t>
      </w:r>
      <w:r w:rsidR="0039703B">
        <w:rPr>
          <w:rFonts w:ascii="Times New Roman" w:hAnsi="Times New Roman" w:cs="Times New Roman"/>
        </w:rPr>
        <w:t xml:space="preserve"> general</w:t>
      </w:r>
      <w:r w:rsidR="00B7628A" w:rsidRPr="001F730F">
        <w:rPr>
          <w:rFonts w:ascii="Times New Roman" w:hAnsi="Times New Roman" w:cs="Times New Roman"/>
        </w:rPr>
        <w:t xml:space="preserve"> models. </w:t>
      </w:r>
      <w:r w:rsidR="00A50CC4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>This is highly desirable, since personally-derived models typically perform better than general models for a</w:t>
      </w:r>
      <w:r w:rsidR="003E7929">
        <w:rPr>
          <w:rFonts w:ascii="Times New Roman" w:hAnsi="Times New Roman" w:cs="Times New Roman"/>
        </w:rPr>
        <w:t xml:space="preserve"> given subject, and consume </w:t>
      </w:r>
      <w:r w:rsidR="00B7628A" w:rsidRPr="001F730F">
        <w:rPr>
          <w:rFonts w:ascii="Times New Roman" w:hAnsi="Times New Roman" w:cs="Times New Roman"/>
        </w:rPr>
        <w:t xml:space="preserve">less memory. </w:t>
      </w:r>
      <w:r w:rsidR="00A50CC4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 xml:space="preserve">By creating a personally-unique signature of word associations, </w:t>
      </w:r>
      <w:r w:rsidR="0087112B" w:rsidRPr="001F730F">
        <w:rPr>
          <w:rFonts w:ascii="Times New Roman" w:hAnsi="Times New Roman" w:cs="Times New Roman"/>
        </w:rPr>
        <w:t>such a model might</w:t>
      </w:r>
      <w:r w:rsidR="00140C4D" w:rsidRPr="001F730F">
        <w:rPr>
          <w:rFonts w:ascii="Times New Roman" w:hAnsi="Times New Roman" w:cs="Times New Roman"/>
        </w:rPr>
        <w:t xml:space="preserve"> be useful</w:t>
      </w:r>
      <w:r w:rsidR="00B7628A" w:rsidRPr="001F730F">
        <w:rPr>
          <w:rFonts w:ascii="Times New Roman" w:hAnsi="Times New Roman" w:cs="Times New Roman"/>
        </w:rPr>
        <w:t xml:space="preserve"> for classification tasks of identifying speakers, or</w:t>
      </w:r>
      <w:r w:rsidR="00531D14" w:rsidRPr="001F730F">
        <w:rPr>
          <w:rFonts w:ascii="Times New Roman" w:hAnsi="Times New Roman" w:cs="Times New Roman"/>
        </w:rPr>
        <w:t xml:space="preserve"> for</w:t>
      </w:r>
      <w:r w:rsidR="00CD767F">
        <w:rPr>
          <w:rFonts w:ascii="Times New Roman" w:hAnsi="Times New Roman" w:cs="Times New Roman"/>
        </w:rPr>
        <w:t xml:space="preserve"> signaling</w:t>
      </w:r>
      <w:r w:rsidR="00B7628A" w:rsidRPr="001F730F">
        <w:rPr>
          <w:rFonts w:ascii="Times New Roman" w:hAnsi="Times New Roman" w:cs="Times New Roman"/>
        </w:rPr>
        <w:t xml:space="preserve"> personal linguistic changes over time.</w:t>
      </w:r>
    </w:p>
    <w:p w14:paraId="7B245649" w14:textId="7B3CA707" w:rsidR="00C9356E" w:rsidRDefault="00435EE5" w:rsidP="00904BF7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A50EA">
        <w:rPr>
          <w:rFonts w:ascii="Times New Roman" w:hAnsi="Times New Roman" w:cs="Times New Roman"/>
        </w:rPr>
        <w:t>The prediction method</w:t>
      </w:r>
      <w:r w:rsidR="00DF528C" w:rsidRPr="001F730F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>is</w:t>
      </w:r>
      <w:r w:rsidR="003A50EA">
        <w:rPr>
          <w:rFonts w:ascii="Times New Roman" w:hAnsi="Times New Roman" w:cs="Times New Roman"/>
        </w:rPr>
        <w:t xml:space="preserve"> simply</w:t>
      </w:r>
      <w:r w:rsidR="00B7628A" w:rsidRPr="001F730F">
        <w:rPr>
          <w:rFonts w:ascii="Times New Roman" w:hAnsi="Times New Roman" w:cs="Times New Roman"/>
        </w:rPr>
        <w:t xml:space="preserve"> a proof-</w:t>
      </w:r>
      <w:r w:rsidR="00A83B9E" w:rsidRPr="001F730F">
        <w:rPr>
          <w:rFonts w:ascii="Times New Roman" w:hAnsi="Times New Roman" w:cs="Times New Roman"/>
        </w:rPr>
        <w:t xml:space="preserve">of-concept for similarity </w:t>
      </w:r>
      <w:r w:rsidR="00B7628A" w:rsidRPr="001F730F">
        <w:rPr>
          <w:rFonts w:ascii="Times New Roman" w:hAnsi="Times New Roman" w:cs="Times New Roman"/>
        </w:rPr>
        <w:t>base</w:t>
      </w:r>
      <w:r w:rsidR="00003361">
        <w:rPr>
          <w:rFonts w:ascii="Times New Roman" w:hAnsi="Times New Roman" w:cs="Times New Roman"/>
        </w:rPr>
        <w:t>d prediction, using</w:t>
      </w:r>
      <w:r w:rsidR="00A83B9E" w:rsidRPr="001F730F">
        <w:rPr>
          <w:rFonts w:ascii="Times New Roman" w:hAnsi="Times New Roman" w:cs="Times New Roman"/>
        </w:rPr>
        <w:t xml:space="preserve"> experimentally </w:t>
      </w:r>
      <w:r w:rsidR="00B7628A" w:rsidRPr="001F730F">
        <w:rPr>
          <w:rFonts w:ascii="Times New Roman" w:hAnsi="Times New Roman" w:cs="Times New Roman"/>
        </w:rPr>
        <w:t>tun</w:t>
      </w:r>
      <w:r w:rsidR="00441C78" w:rsidRPr="001F730F">
        <w:rPr>
          <w:rFonts w:ascii="Times New Roman" w:hAnsi="Times New Roman" w:cs="Times New Roman"/>
        </w:rPr>
        <w:t xml:space="preserve">ed parameters. </w:t>
      </w:r>
      <w:r w:rsidR="00A50CC4">
        <w:rPr>
          <w:rFonts w:ascii="Times New Roman" w:hAnsi="Times New Roman" w:cs="Times New Roman"/>
        </w:rPr>
        <w:t xml:space="preserve"> </w:t>
      </w:r>
      <w:r w:rsidR="004A4A23">
        <w:rPr>
          <w:rFonts w:ascii="Times New Roman" w:hAnsi="Times New Roman" w:cs="Times New Roman"/>
        </w:rPr>
        <w:t>Using three</w:t>
      </w:r>
      <w:r w:rsidR="00441C78" w:rsidRPr="001F730F">
        <w:rPr>
          <w:rFonts w:ascii="Times New Roman" w:hAnsi="Times New Roman" w:cs="Times New Roman"/>
        </w:rPr>
        <w:t xml:space="preserve"> word</w:t>
      </w:r>
      <w:r w:rsidR="00B7628A" w:rsidRPr="001F730F">
        <w:rPr>
          <w:rFonts w:ascii="Times New Roman" w:hAnsi="Times New Roman" w:cs="Times New Roman"/>
        </w:rPr>
        <w:t xml:space="preserve"> examples</w:t>
      </w:r>
      <w:r w:rsidR="00474AD5" w:rsidRPr="001F730F">
        <w:rPr>
          <w:rFonts w:ascii="Times New Roman" w:hAnsi="Times New Roman" w:cs="Times New Roman"/>
        </w:rPr>
        <w:t xml:space="preserve">, </w:t>
      </w:r>
      <w:r w:rsidR="00112A91">
        <w:rPr>
          <w:rFonts w:ascii="Times New Roman" w:hAnsi="Times New Roman" w:cs="Times New Roman"/>
        </w:rPr>
        <w:t>a 16</w:t>
      </w:r>
      <w:r w:rsidR="000633AD" w:rsidRPr="001F730F">
        <w:rPr>
          <w:rFonts w:ascii="Times New Roman" w:hAnsi="Times New Roman" w:cs="Times New Roman"/>
        </w:rPr>
        <w:t xml:space="preserve"> word co-occurrence</w:t>
      </w:r>
      <w:r w:rsidR="00474AD5" w:rsidRPr="001F730F">
        <w:rPr>
          <w:rFonts w:ascii="Times New Roman" w:hAnsi="Times New Roman" w:cs="Times New Roman"/>
        </w:rPr>
        <w:t xml:space="preserve"> radius, and</w:t>
      </w:r>
      <w:r w:rsidR="00B7628A" w:rsidRPr="001F730F">
        <w:rPr>
          <w:rFonts w:ascii="Times New Roman" w:hAnsi="Times New Roman" w:cs="Times New Roman"/>
        </w:rPr>
        <w:t xml:space="preserve"> estimating context over the pre</w:t>
      </w:r>
      <w:r w:rsidR="00112A91">
        <w:rPr>
          <w:rFonts w:ascii="Times New Roman" w:hAnsi="Times New Roman" w:cs="Times New Roman"/>
        </w:rPr>
        <w:t>vious 15</w:t>
      </w:r>
      <w:r w:rsidR="00B7628A" w:rsidRPr="001F730F">
        <w:rPr>
          <w:rFonts w:ascii="Times New Roman" w:hAnsi="Times New Roman" w:cs="Times New Roman"/>
        </w:rPr>
        <w:t xml:space="preserve"> words </w:t>
      </w:r>
      <w:r w:rsidR="00474AD5" w:rsidRPr="001F730F">
        <w:rPr>
          <w:rFonts w:ascii="Times New Roman" w:hAnsi="Times New Roman" w:cs="Times New Roman"/>
        </w:rPr>
        <w:t>were all such parameters</w:t>
      </w:r>
      <w:r w:rsidR="00B7628A" w:rsidRPr="001F730F">
        <w:rPr>
          <w:rFonts w:ascii="Times New Roman" w:hAnsi="Times New Roman" w:cs="Times New Roman"/>
        </w:rPr>
        <w:t>.</w:t>
      </w:r>
      <w:r w:rsidR="00A50CC4">
        <w:rPr>
          <w:rFonts w:ascii="Times New Roman" w:hAnsi="Times New Roman" w:cs="Times New Roman"/>
        </w:rPr>
        <w:t xml:space="preserve"> </w:t>
      </w:r>
      <w:r w:rsidR="00474AD5" w:rsidRPr="001F730F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>Varying these gradually diminished the results, but none were</w:t>
      </w:r>
      <w:r w:rsidR="00176E47">
        <w:rPr>
          <w:rFonts w:ascii="Times New Roman" w:hAnsi="Times New Roman" w:cs="Times New Roman"/>
        </w:rPr>
        <w:t xml:space="preserve"> formally optimized using an expectation-maximization procedure</w:t>
      </w:r>
      <w:r w:rsidR="00B7628A" w:rsidRPr="001F730F">
        <w:rPr>
          <w:rFonts w:ascii="Times New Roman" w:hAnsi="Times New Roman" w:cs="Times New Roman"/>
        </w:rPr>
        <w:t xml:space="preserve">. </w:t>
      </w:r>
      <w:r w:rsidR="00A50CC4">
        <w:rPr>
          <w:rFonts w:ascii="Times New Roman" w:hAnsi="Times New Roman" w:cs="Times New Roman"/>
        </w:rPr>
        <w:t xml:space="preserve"> </w:t>
      </w:r>
      <w:r w:rsidR="009C13BC">
        <w:rPr>
          <w:rFonts w:ascii="Times New Roman" w:hAnsi="Times New Roman" w:cs="Times New Roman"/>
        </w:rPr>
        <w:t xml:space="preserve">Likewise, the three </w:t>
      </w:r>
      <w:r w:rsidR="00813F66" w:rsidRPr="001F730F">
        <w:rPr>
          <w:rFonts w:ascii="Times New Roman" w:hAnsi="Times New Roman" w:cs="Times New Roman"/>
        </w:rPr>
        <w:t xml:space="preserve">word example constraint is </w:t>
      </w:r>
      <w:r w:rsidR="00F006BE" w:rsidRPr="001F730F">
        <w:rPr>
          <w:rFonts w:ascii="Times New Roman" w:hAnsi="Times New Roman" w:cs="Times New Roman"/>
        </w:rPr>
        <w:t xml:space="preserve">a degenerate means of approximating phrases, when better phrase-approximations could be devised. </w:t>
      </w:r>
      <w:r w:rsidR="00574D3D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 xml:space="preserve">If future improvements are made, they will no </w:t>
      </w:r>
      <w:r w:rsidR="0007627D">
        <w:rPr>
          <w:rFonts w:ascii="Times New Roman" w:hAnsi="Times New Roman" w:cs="Times New Roman"/>
        </w:rPr>
        <w:t>doubt arise</w:t>
      </w:r>
      <w:r w:rsidR="00AC410D">
        <w:rPr>
          <w:rFonts w:ascii="Times New Roman" w:hAnsi="Times New Roman" w:cs="Times New Roman"/>
        </w:rPr>
        <w:t xml:space="preserve"> from improving the metrics</w:t>
      </w:r>
      <w:r w:rsidR="00E2677F">
        <w:rPr>
          <w:rFonts w:ascii="Times New Roman" w:hAnsi="Times New Roman" w:cs="Times New Roman"/>
        </w:rPr>
        <w:t xml:space="preserve"> for assessing</w:t>
      </w:r>
      <w:r w:rsidR="00B7628A" w:rsidRPr="001F730F">
        <w:rPr>
          <w:rFonts w:ascii="Times New Roman" w:hAnsi="Times New Roman" w:cs="Times New Roman"/>
        </w:rPr>
        <w:t xml:space="preserve"> </w:t>
      </w:r>
      <w:r w:rsidR="00E2677F">
        <w:rPr>
          <w:rFonts w:ascii="Times New Roman" w:hAnsi="Times New Roman" w:cs="Times New Roman"/>
        </w:rPr>
        <w:t xml:space="preserve">the </w:t>
      </w:r>
      <w:r w:rsidR="00B7628A" w:rsidRPr="001F730F">
        <w:rPr>
          <w:rFonts w:ascii="Times New Roman" w:hAnsi="Times New Roman" w:cs="Times New Roman"/>
        </w:rPr>
        <w:t>similarity</w:t>
      </w:r>
      <w:r w:rsidR="00E2677F">
        <w:rPr>
          <w:rFonts w:ascii="Times New Roman" w:hAnsi="Times New Roman" w:cs="Times New Roman"/>
        </w:rPr>
        <w:t xml:space="preserve"> of example vectors</w:t>
      </w:r>
      <w:r w:rsidR="00CC39AE">
        <w:rPr>
          <w:rFonts w:ascii="Times New Roman" w:hAnsi="Times New Roman" w:cs="Times New Roman"/>
        </w:rPr>
        <w:t>.</w:t>
      </w:r>
      <w:r w:rsidR="00E45CB0">
        <w:rPr>
          <w:rFonts w:ascii="Times New Roman" w:hAnsi="Times New Roman" w:cs="Times New Roman"/>
        </w:rPr>
        <w:t xml:space="preserve">  </w:t>
      </w:r>
      <w:r w:rsidR="00E45CB0" w:rsidRPr="001F730F">
        <w:rPr>
          <w:rFonts w:ascii="Times New Roman" w:hAnsi="Times New Roman" w:cs="Times New Roman"/>
        </w:rPr>
        <w:t>What is perhaps most important about our method is</w:t>
      </w:r>
      <w:r w:rsidR="00E45CB0">
        <w:rPr>
          <w:rFonts w:ascii="Times New Roman" w:hAnsi="Times New Roman" w:cs="Times New Roman"/>
        </w:rPr>
        <w:t xml:space="preserve"> simply the data model</w:t>
      </w:r>
      <w:r w:rsidR="009235AF">
        <w:rPr>
          <w:rFonts w:ascii="Times New Roman" w:hAnsi="Times New Roman" w:cs="Times New Roman"/>
        </w:rPr>
        <w:t>.</w:t>
      </w:r>
      <w:r w:rsidR="00E45CB0">
        <w:rPr>
          <w:rFonts w:ascii="Times New Roman" w:hAnsi="Times New Roman" w:cs="Times New Roman"/>
        </w:rPr>
        <w:t xml:space="preserve"> </w:t>
      </w:r>
      <w:r w:rsidR="009235AF">
        <w:rPr>
          <w:rFonts w:ascii="Times New Roman" w:hAnsi="Times New Roman" w:cs="Times New Roman"/>
        </w:rPr>
        <w:t xml:space="preserve"> T</w:t>
      </w:r>
      <w:r w:rsidR="00B7628A" w:rsidRPr="001F730F">
        <w:rPr>
          <w:rFonts w:ascii="Times New Roman" w:hAnsi="Times New Roman" w:cs="Times New Roman"/>
        </w:rPr>
        <w:t>he example vectors and the word</w:t>
      </w:r>
      <w:r w:rsidR="00A70457" w:rsidRPr="001F730F">
        <w:rPr>
          <w:rFonts w:ascii="Times New Roman" w:hAnsi="Times New Roman" w:cs="Times New Roman"/>
        </w:rPr>
        <w:t>-similarity model</w:t>
      </w:r>
      <w:r w:rsidR="00692E98">
        <w:rPr>
          <w:rFonts w:ascii="Times New Roman" w:hAnsi="Times New Roman" w:cs="Times New Roman"/>
        </w:rPr>
        <w:t xml:space="preserve"> expose information that</w:t>
      </w:r>
      <w:r w:rsidR="00B7628A" w:rsidRPr="001F730F">
        <w:rPr>
          <w:rFonts w:ascii="Times New Roman" w:hAnsi="Times New Roman" w:cs="Times New Roman"/>
        </w:rPr>
        <w:t xml:space="preserve"> allow</w:t>
      </w:r>
      <w:r w:rsidR="00376521">
        <w:rPr>
          <w:rFonts w:ascii="Times New Roman" w:hAnsi="Times New Roman" w:cs="Times New Roman"/>
        </w:rPr>
        <w:t>s</w:t>
      </w:r>
      <w:r w:rsidR="00830F1C">
        <w:rPr>
          <w:rFonts w:ascii="Times New Roman" w:hAnsi="Times New Roman" w:cs="Times New Roman"/>
        </w:rPr>
        <w:t xml:space="preserve"> </w:t>
      </w:r>
      <w:r w:rsidR="00830F1C">
        <w:rPr>
          <w:rFonts w:ascii="Times New Roman" w:hAnsi="Times New Roman" w:cs="Times New Roman"/>
        </w:rPr>
        <w:lastRenderedPageBreak/>
        <w:t>such improvements</w:t>
      </w:r>
      <w:r w:rsidR="00C56437">
        <w:rPr>
          <w:rFonts w:ascii="Times New Roman" w:hAnsi="Times New Roman" w:cs="Times New Roman"/>
        </w:rPr>
        <w:t xml:space="preserve"> </w:t>
      </w:r>
      <w:r w:rsidR="006F7670">
        <w:rPr>
          <w:rFonts w:ascii="Times New Roman" w:hAnsi="Times New Roman" w:cs="Times New Roman"/>
        </w:rPr>
        <w:t xml:space="preserve">to be made </w:t>
      </w:r>
      <w:r w:rsidR="00C56437">
        <w:rPr>
          <w:rFonts w:ascii="Times New Roman" w:hAnsi="Times New Roman" w:cs="Times New Roman"/>
        </w:rPr>
        <w:t xml:space="preserve">by leveraging </w:t>
      </w:r>
      <w:r w:rsidR="004E4493">
        <w:rPr>
          <w:rFonts w:ascii="Times New Roman" w:hAnsi="Times New Roman" w:cs="Times New Roman"/>
        </w:rPr>
        <w:t>existing</w:t>
      </w:r>
      <w:r w:rsidR="00B7628A" w:rsidRPr="001F730F">
        <w:rPr>
          <w:rFonts w:ascii="Times New Roman" w:hAnsi="Times New Roman" w:cs="Times New Roman"/>
        </w:rPr>
        <w:t xml:space="preserve"> information retrieval methods.</w:t>
      </w:r>
      <w:r w:rsidR="00C9356E">
        <w:rPr>
          <w:rFonts w:ascii="Times New Roman" w:hAnsi="Times New Roman" w:cs="Times New Roman"/>
        </w:rPr>
        <w:t xml:space="preserve"> </w:t>
      </w:r>
    </w:p>
    <w:p w14:paraId="528F564B" w14:textId="3C0F22E1" w:rsidR="00B7628A" w:rsidRPr="001F730F" w:rsidRDefault="00B7628A" w:rsidP="00435EE5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1F730F">
        <w:rPr>
          <w:rFonts w:ascii="Times New Roman" w:hAnsi="Times New Roman" w:cs="Times New Roman"/>
          <w:b/>
          <w:bCs/>
        </w:rPr>
        <w:t>Conclusions and Future Work</w:t>
      </w:r>
    </w:p>
    <w:p w14:paraId="5FEE65A5" w14:textId="33DB1121" w:rsidR="00B7628A" w:rsidRPr="001F730F" w:rsidRDefault="00435EE5" w:rsidP="00904BF7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23AFF">
        <w:rPr>
          <w:rFonts w:ascii="Times New Roman" w:hAnsi="Times New Roman" w:cs="Times New Roman"/>
        </w:rPr>
        <w:t>Our proposed method</w:t>
      </w:r>
      <w:r w:rsidR="00B7628A" w:rsidRPr="001F730F">
        <w:rPr>
          <w:rFonts w:ascii="Times New Roman" w:hAnsi="Times New Roman" w:cs="Times New Roman"/>
        </w:rPr>
        <w:t xml:space="preserve"> poses an interesting formulation of the word prediction task.</w:t>
      </w:r>
      <w:r w:rsidR="00A50CC4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 xml:space="preserve"> It presents a vector-space representation of word sequences as miniature doc</w:t>
      </w:r>
      <w:r w:rsidR="002A2C25" w:rsidRPr="001F730F">
        <w:rPr>
          <w:rFonts w:ascii="Times New Roman" w:hAnsi="Times New Roman" w:cs="Times New Roman"/>
        </w:rPr>
        <w:t>uments, allowing the prediction method</w:t>
      </w:r>
      <w:r w:rsidR="00B7628A" w:rsidRPr="001F730F">
        <w:rPr>
          <w:rFonts w:ascii="Times New Roman" w:hAnsi="Times New Roman" w:cs="Times New Roman"/>
        </w:rPr>
        <w:t xml:space="preserve"> to operate upon a broader set of possible training attributes than prevailing Markov-based sequential predictors. </w:t>
      </w:r>
      <w:r w:rsidR="00A50CC4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 xml:space="preserve">This transforms sequential </w:t>
      </w:r>
      <w:r w:rsidR="00BE3EBE">
        <w:rPr>
          <w:rFonts w:ascii="Times New Roman" w:hAnsi="Times New Roman" w:cs="Times New Roman"/>
        </w:rPr>
        <w:t>word prediction</w:t>
      </w:r>
      <w:r w:rsidR="00B7628A" w:rsidRPr="001F730F">
        <w:rPr>
          <w:rFonts w:ascii="Times New Roman" w:hAnsi="Times New Roman" w:cs="Times New Roman"/>
        </w:rPr>
        <w:t xml:space="preserve"> into an Information Retrieval task for which there is a rich</w:t>
      </w:r>
      <w:r w:rsidR="0038741B">
        <w:rPr>
          <w:rFonts w:ascii="Times New Roman" w:hAnsi="Times New Roman" w:cs="Times New Roman"/>
        </w:rPr>
        <w:t xml:space="preserve"> variety of methods</w:t>
      </w:r>
      <w:r w:rsidR="00B7628A" w:rsidRPr="001F730F">
        <w:rPr>
          <w:rFonts w:ascii="Times New Roman" w:hAnsi="Times New Roman" w:cs="Times New Roman"/>
        </w:rPr>
        <w:t xml:space="preserve"> for generating predictions based on a broader set of features and model parameters.</w:t>
      </w:r>
    </w:p>
    <w:p w14:paraId="57BE4215" w14:textId="2D202BFD" w:rsidR="00B7628A" w:rsidRPr="001F730F" w:rsidRDefault="00435EE5" w:rsidP="00904BF7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C7D57">
        <w:rPr>
          <w:rFonts w:ascii="Times New Roman" w:hAnsi="Times New Roman" w:cs="Times New Roman"/>
        </w:rPr>
        <w:t>However, o</w:t>
      </w:r>
      <w:r w:rsidR="00B7628A" w:rsidRPr="001F730F">
        <w:rPr>
          <w:rFonts w:ascii="Times New Roman" w:hAnsi="Times New Roman" w:cs="Times New Roman"/>
        </w:rPr>
        <w:t>ur overview of language modeling revealed the inherent difficulty of word prediction due to</w:t>
      </w:r>
      <w:r w:rsidR="00D862D6">
        <w:rPr>
          <w:rFonts w:ascii="Times New Roman" w:hAnsi="Times New Roman" w:cs="Times New Roman"/>
        </w:rPr>
        <w:t xml:space="preserve"> both</w:t>
      </w:r>
      <w:r w:rsidR="00B7628A" w:rsidRPr="001F730F">
        <w:rPr>
          <w:rFonts w:ascii="Times New Roman" w:hAnsi="Times New Roman" w:cs="Times New Roman"/>
        </w:rPr>
        <w:t xml:space="preserve"> the p</w:t>
      </w:r>
      <w:r w:rsidR="00D862D6">
        <w:rPr>
          <w:rFonts w:ascii="Times New Roman" w:hAnsi="Times New Roman" w:cs="Times New Roman"/>
        </w:rPr>
        <w:t>erplexity of language sequences</w:t>
      </w:r>
      <w:r w:rsidR="00B7628A" w:rsidRPr="001F730F">
        <w:rPr>
          <w:rFonts w:ascii="Times New Roman" w:hAnsi="Times New Roman" w:cs="Times New Roman"/>
        </w:rPr>
        <w:t xml:space="preserve"> and the difficulty of integrating contextual features. </w:t>
      </w:r>
      <w:r w:rsidR="00A50CC4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>Added to these is the inherent problem of modeling language as a linear proc</w:t>
      </w:r>
      <w:r w:rsidR="006C7D57">
        <w:rPr>
          <w:rFonts w:ascii="Times New Roman" w:hAnsi="Times New Roman" w:cs="Times New Roman"/>
        </w:rPr>
        <w:t>ess with</w:t>
      </w:r>
      <w:r w:rsidR="00B7628A" w:rsidRPr="001F730F">
        <w:rPr>
          <w:rFonts w:ascii="Times New Roman" w:hAnsi="Times New Roman" w:cs="Times New Roman"/>
        </w:rPr>
        <w:t xml:space="preserve"> stat</w:t>
      </w:r>
      <w:r w:rsidR="00CB463E">
        <w:rPr>
          <w:rFonts w:ascii="Times New Roman" w:hAnsi="Times New Roman" w:cs="Times New Roman"/>
        </w:rPr>
        <w:t>ionary probability</w:t>
      </w:r>
      <w:r w:rsidR="006C7D57">
        <w:rPr>
          <w:rFonts w:ascii="Times New Roman" w:hAnsi="Times New Roman" w:cs="Times New Roman"/>
        </w:rPr>
        <w:t xml:space="preserve"> and similarity</w:t>
      </w:r>
      <w:r w:rsidR="00CB463E">
        <w:rPr>
          <w:rFonts w:ascii="Times New Roman" w:hAnsi="Times New Roman" w:cs="Times New Roman"/>
        </w:rPr>
        <w:t xml:space="preserve"> distribution</w:t>
      </w:r>
      <w:r w:rsidR="006C7D57">
        <w:rPr>
          <w:rFonts w:ascii="Times New Roman" w:hAnsi="Times New Roman" w:cs="Times New Roman"/>
        </w:rPr>
        <w:t>s</w:t>
      </w:r>
      <w:r w:rsidR="00CB463E">
        <w:rPr>
          <w:rFonts w:ascii="Times New Roman" w:hAnsi="Times New Roman" w:cs="Times New Roman"/>
        </w:rPr>
        <w:t>.  S</w:t>
      </w:r>
      <w:r w:rsidR="00B7628A" w:rsidRPr="001F730F">
        <w:rPr>
          <w:rFonts w:ascii="Times New Roman" w:hAnsi="Times New Roman" w:cs="Times New Roman"/>
        </w:rPr>
        <w:t>uch models assume language is purely non-descriptive</w:t>
      </w:r>
      <w:r w:rsidR="00EB4EBA">
        <w:rPr>
          <w:rFonts w:ascii="Times New Roman" w:hAnsi="Times New Roman" w:cs="Times New Roman"/>
        </w:rPr>
        <w:t xml:space="preserve"> process</w:t>
      </w:r>
      <w:r w:rsidR="00B7628A" w:rsidRPr="001F730F">
        <w:rPr>
          <w:rFonts w:ascii="Times New Roman" w:hAnsi="Times New Roman" w:cs="Times New Roman"/>
        </w:rPr>
        <w:t xml:space="preserve">, from which mental and environmental parameters of expression are virtually absent. </w:t>
      </w:r>
      <w:r w:rsidR="00A50CC4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 xml:space="preserve">This helps explain why these language models generalize better to everyday language, but not to </w:t>
      </w:r>
      <w:r w:rsidR="00912E3D">
        <w:rPr>
          <w:rFonts w:ascii="Times New Roman" w:hAnsi="Times New Roman" w:cs="Times New Roman"/>
        </w:rPr>
        <w:t xml:space="preserve">specialized </w:t>
      </w:r>
      <w:r w:rsidR="00B7628A" w:rsidRPr="001F730F">
        <w:rPr>
          <w:rFonts w:ascii="Times New Roman" w:hAnsi="Times New Roman" w:cs="Times New Roman"/>
        </w:rPr>
        <w:t>discourses in business or engineering, for which language is used more of</w:t>
      </w:r>
      <w:r w:rsidR="004136B3">
        <w:rPr>
          <w:rFonts w:ascii="Times New Roman" w:hAnsi="Times New Roman" w:cs="Times New Roman"/>
        </w:rPr>
        <w:t>ten to describe complex</w:t>
      </w:r>
      <w:r w:rsidR="00CC0220">
        <w:rPr>
          <w:rFonts w:ascii="Times New Roman" w:hAnsi="Times New Roman" w:cs="Times New Roman"/>
        </w:rPr>
        <w:t xml:space="preserve"> events</w:t>
      </w:r>
      <w:r w:rsidR="00912E3D" w:rsidRPr="00912E3D">
        <w:rPr>
          <w:rFonts w:ascii="Times New Roman" w:hAnsi="Times New Roman" w:cs="Times New Roman"/>
        </w:rPr>
        <w:t xml:space="preserve"> </w:t>
      </w:r>
      <w:r w:rsidR="00912E3D" w:rsidRPr="001F730F">
        <w:rPr>
          <w:rFonts w:ascii="Times New Roman" w:hAnsi="Times New Roman" w:cs="Times New Roman"/>
        </w:rPr>
        <w:t>than to communicate internal states</w:t>
      </w:r>
      <w:r w:rsidR="00912E3D">
        <w:rPr>
          <w:rFonts w:ascii="Times New Roman" w:hAnsi="Times New Roman" w:cs="Times New Roman"/>
        </w:rPr>
        <w:t xml:space="preserve">. For </w:t>
      </w:r>
      <w:r w:rsidR="00912E3D" w:rsidRPr="00680692">
        <w:rPr>
          <w:rFonts w:ascii="Times New Roman" w:hAnsi="Times New Roman" w:cs="Times New Roman"/>
        </w:rPr>
        <w:t>instance,</w:t>
      </w:r>
      <w:r w:rsidR="00E30FFC">
        <w:rPr>
          <w:rFonts w:ascii="Times New Roman" w:hAnsi="Times New Roman" w:cs="Times New Roman"/>
        </w:rPr>
        <w:t xml:space="preserve"> “</w:t>
      </w:r>
      <w:r w:rsidR="00B7628A" w:rsidRPr="00680692">
        <w:rPr>
          <w:rFonts w:ascii="Times New Roman" w:hAnsi="Times New Roman" w:cs="Times New Roman"/>
        </w:rPr>
        <w:t>Can you retrieve the quarterly fuel</w:t>
      </w:r>
      <w:r w:rsidR="00337F68" w:rsidRPr="00680692">
        <w:rPr>
          <w:rFonts w:ascii="Times New Roman" w:hAnsi="Times New Roman" w:cs="Times New Roman"/>
        </w:rPr>
        <w:t xml:space="preserve"> production estimates</w:t>
      </w:r>
      <w:r w:rsidR="00B7628A" w:rsidRPr="00680692">
        <w:rPr>
          <w:rFonts w:ascii="Times New Roman" w:hAnsi="Times New Roman" w:cs="Times New Roman"/>
        </w:rPr>
        <w:t>?</w:t>
      </w:r>
      <w:r w:rsidR="00E30FFC">
        <w:rPr>
          <w:rFonts w:ascii="Times New Roman" w:hAnsi="Times New Roman" w:cs="Times New Roman"/>
        </w:rPr>
        <w:t>”</w:t>
      </w:r>
      <w:r w:rsidR="005A3CB5" w:rsidRPr="00680692">
        <w:rPr>
          <w:rFonts w:ascii="Times New Roman" w:hAnsi="Times New Roman" w:cs="Times New Roman"/>
        </w:rPr>
        <w:t xml:space="preserve"> </w:t>
      </w:r>
      <w:r w:rsidR="00912E3D" w:rsidRPr="00680692">
        <w:rPr>
          <w:rFonts w:ascii="Times New Roman" w:hAnsi="Times New Roman" w:cs="Times New Roman"/>
        </w:rPr>
        <w:t>versus,</w:t>
      </w:r>
      <w:r w:rsidR="00E30FFC">
        <w:rPr>
          <w:rFonts w:ascii="Times New Roman" w:hAnsi="Times New Roman" w:cs="Times New Roman"/>
        </w:rPr>
        <w:t xml:space="preserve"> “</w:t>
      </w:r>
      <w:r w:rsidR="00912E3D" w:rsidRPr="00680692">
        <w:rPr>
          <w:rFonts w:ascii="Times New Roman" w:hAnsi="Times New Roman" w:cs="Times New Roman"/>
        </w:rPr>
        <w:t>Did</w:t>
      </w:r>
      <w:r w:rsidR="00E6138F" w:rsidRPr="00680692">
        <w:rPr>
          <w:rFonts w:ascii="Times New Roman" w:hAnsi="Times New Roman" w:cs="Times New Roman"/>
        </w:rPr>
        <w:t xml:space="preserve"> you have lunch today</w:t>
      </w:r>
      <w:r w:rsidR="00B7628A" w:rsidRPr="00680692">
        <w:rPr>
          <w:rFonts w:ascii="Times New Roman" w:hAnsi="Times New Roman" w:cs="Times New Roman"/>
        </w:rPr>
        <w:t>?</w:t>
      </w:r>
      <w:r w:rsidR="00E30FFC">
        <w:rPr>
          <w:rFonts w:ascii="Times New Roman" w:hAnsi="Times New Roman" w:cs="Times New Roman"/>
        </w:rPr>
        <w:t>”</w:t>
      </w:r>
      <w:r w:rsidR="005A3CB5" w:rsidRPr="00680692">
        <w:rPr>
          <w:rFonts w:ascii="Times New Roman" w:hAnsi="Times New Roman" w:cs="Times New Roman"/>
        </w:rPr>
        <w:t xml:space="preserve">  </w:t>
      </w:r>
      <w:r w:rsidR="00B7628A" w:rsidRPr="00680692">
        <w:rPr>
          <w:rFonts w:ascii="Times New Roman" w:hAnsi="Times New Roman" w:cs="Times New Roman"/>
        </w:rPr>
        <w:t>While it</w:t>
      </w:r>
      <w:r w:rsidR="00B7628A" w:rsidRPr="001F730F">
        <w:rPr>
          <w:rFonts w:ascii="Times New Roman" w:hAnsi="Times New Roman" w:cs="Times New Roman"/>
        </w:rPr>
        <w:t xml:space="preserve"> is always</w:t>
      </w:r>
      <w:r w:rsidR="00B7628A" w:rsidRPr="00725221">
        <w:rPr>
          <w:rFonts w:ascii="Times New Roman" w:hAnsi="Times New Roman" w:cs="Times New Roman"/>
        </w:rPr>
        <w:t xml:space="preserve"> </w:t>
      </w:r>
      <w:r w:rsidR="00B7628A" w:rsidRPr="00725221">
        <w:rPr>
          <w:rFonts w:ascii="Times New Roman" w:hAnsi="Times New Roman" w:cs="Times New Roman"/>
          <w:iCs/>
        </w:rPr>
        <w:t>more</w:t>
      </w:r>
      <w:r w:rsidR="00B7628A" w:rsidRPr="001F730F">
        <w:rPr>
          <w:rFonts w:ascii="Times New Roman" w:hAnsi="Times New Roman" w:cs="Times New Roman"/>
          <w:i/>
          <w:iCs/>
        </w:rPr>
        <w:t xml:space="preserve"> </w:t>
      </w:r>
      <w:r w:rsidR="00B7628A" w:rsidRPr="001F730F">
        <w:rPr>
          <w:rFonts w:ascii="Times New Roman" w:hAnsi="Times New Roman" w:cs="Times New Roman"/>
        </w:rPr>
        <w:t xml:space="preserve">likely for a speaker to generate some </w:t>
      </w:r>
      <w:r w:rsidR="0009092B">
        <w:rPr>
          <w:rFonts w:ascii="Times New Roman" w:hAnsi="Times New Roman" w:cs="Times New Roman"/>
        </w:rPr>
        <w:t>word</w:t>
      </w:r>
      <w:r w:rsidR="00F359CF">
        <w:rPr>
          <w:rFonts w:ascii="Times New Roman" w:hAnsi="Times New Roman" w:cs="Times New Roman"/>
        </w:rPr>
        <w:t xml:space="preserve"> </w:t>
      </w:r>
      <w:r w:rsidR="0009092B">
        <w:rPr>
          <w:rFonts w:ascii="Times New Roman" w:hAnsi="Times New Roman" w:cs="Times New Roman"/>
        </w:rPr>
        <w:t>s</w:t>
      </w:r>
      <w:r w:rsidR="00F359CF">
        <w:rPr>
          <w:rFonts w:ascii="Times New Roman" w:hAnsi="Times New Roman" w:cs="Times New Roman"/>
        </w:rPr>
        <w:t>equences</w:t>
      </w:r>
      <w:r w:rsidR="00503782">
        <w:rPr>
          <w:rFonts w:ascii="Times New Roman" w:hAnsi="Times New Roman" w:cs="Times New Roman"/>
        </w:rPr>
        <w:t xml:space="preserve">, </w:t>
      </w:r>
      <w:r w:rsidR="00BF7237">
        <w:rPr>
          <w:rFonts w:ascii="Times New Roman" w:hAnsi="Times New Roman" w:cs="Times New Roman"/>
        </w:rPr>
        <w:t>e</w:t>
      </w:r>
      <w:r w:rsidR="00503782">
        <w:rPr>
          <w:rFonts w:ascii="Times New Roman" w:hAnsi="Times New Roman" w:cs="Times New Roman"/>
        </w:rPr>
        <w:t>ach</w:t>
      </w:r>
      <w:r w:rsidR="00B7628A" w:rsidRPr="001F730F">
        <w:rPr>
          <w:rFonts w:ascii="Times New Roman" w:hAnsi="Times New Roman" w:cs="Times New Roman"/>
        </w:rPr>
        <w:t xml:space="preserve"> distribution is far wider than it is tall, and highly infrequent word sequences occur regularly in the English language.</w:t>
      </w:r>
    </w:p>
    <w:p w14:paraId="38FA02FC" w14:textId="6A2E2078" w:rsidR="00B7628A" w:rsidRPr="001F730F" w:rsidRDefault="0082175B" w:rsidP="00904BF7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822A9">
        <w:rPr>
          <w:rFonts w:ascii="Times New Roman" w:hAnsi="Times New Roman" w:cs="Times New Roman"/>
        </w:rPr>
        <w:t>Given the</w:t>
      </w:r>
      <w:r w:rsidR="00B822A9" w:rsidRPr="001F730F">
        <w:rPr>
          <w:rFonts w:ascii="Times New Roman" w:hAnsi="Times New Roman" w:cs="Times New Roman"/>
        </w:rPr>
        <w:t xml:space="preserve"> inherent difficult</w:t>
      </w:r>
      <w:r w:rsidR="00B822A9">
        <w:rPr>
          <w:rFonts w:ascii="Times New Roman" w:hAnsi="Times New Roman" w:cs="Times New Roman"/>
        </w:rPr>
        <w:t xml:space="preserve">y of precise word </w:t>
      </w:r>
      <w:r w:rsidR="00B822A9" w:rsidRPr="00680692">
        <w:rPr>
          <w:rFonts w:ascii="Times New Roman" w:hAnsi="Times New Roman" w:cs="Times New Roman"/>
        </w:rPr>
        <w:t>prediction, i</w:t>
      </w:r>
      <w:r w:rsidR="00B7628A" w:rsidRPr="00680692">
        <w:rPr>
          <w:rFonts w:ascii="Times New Roman" w:hAnsi="Times New Roman" w:cs="Times New Roman"/>
        </w:rPr>
        <w:t>t is therefore important to acknowledge the potentially low ex</w:t>
      </w:r>
      <w:r w:rsidR="00F23848" w:rsidRPr="00680692">
        <w:rPr>
          <w:rFonts w:ascii="Times New Roman" w:hAnsi="Times New Roman" w:cs="Times New Roman"/>
        </w:rPr>
        <w:t xml:space="preserve">pected-value these features </w:t>
      </w:r>
      <w:r w:rsidR="00B7628A" w:rsidRPr="00680692">
        <w:rPr>
          <w:rFonts w:ascii="Times New Roman" w:hAnsi="Times New Roman" w:cs="Times New Roman"/>
        </w:rPr>
        <w:t>provide</w:t>
      </w:r>
      <w:r w:rsidR="001C4059" w:rsidRPr="00680692">
        <w:rPr>
          <w:rFonts w:ascii="Times New Roman" w:hAnsi="Times New Roman" w:cs="Times New Roman"/>
        </w:rPr>
        <w:t xml:space="preserve"> directly</w:t>
      </w:r>
      <w:r w:rsidR="00B7628A" w:rsidRPr="00680692">
        <w:rPr>
          <w:rFonts w:ascii="Times New Roman" w:hAnsi="Times New Roman" w:cs="Times New Roman"/>
        </w:rPr>
        <w:t>.</w:t>
      </w:r>
      <w:r w:rsidR="00A50CC4" w:rsidRPr="00680692">
        <w:rPr>
          <w:rFonts w:ascii="Times New Roman" w:hAnsi="Times New Roman" w:cs="Times New Roman"/>
        </w:rPr>
        <w:t xml:space="preserve"> </w:t>
      </w:r>
      <w:r w:rsidR="00B7628A" w:rsidRPr="00680692">
        <w:rPr>
          <w:rFonts w:ascii="Times New Roman" w:hAnsi="Times New Roman" w:cs="Times New Roman"/>
        </w:rPr>
        <w:t xml:space="preserve"> Pouplin et al</w:t>
      </w:r>
      <w:r w:rsidR="005E6ED7" w:rsidRPr="00680692">
        <w:rPr>
          <w:rFonts w:ascii="Times New Roman" w:hAnsi="Times New Roman" w:cs="Times New Roman"/>
        </w:rPr>
        <w:t xml:space="preserve"> (2014) </w:t>
      </w:r>
      <w:r w:rsidR="00C043CA" w:rsidRPr="00680692">
        <w:rPr>
          <w:rFonts w:ascii="Times New Roman" w:hAnsi="Times New Roman" w:cs="Times New Roman"/>
        </w:rPr>
        <w:t xml:space="preserve">provide a user study of </w:t>
      </w:r>
      <w:r w:rsidR="00BE3EBE" w:rsidRPr="00680692">
        <w:rPr>
          <w:rFonts w:ascii="Times New Roman" w:hAnsi="Times New Roman" w:cs="Times New Roman"/>
        </w:rPr>
        <w:t>word prediction</w:t>
      </w:r>
      <w:r w:rsidR="00E90E04" w:rsidRPr="00680692">
        <w:rPr>
          <w:rFonts w:ascii="Times New Roman" w:hAnsi="Times New Roman" w:cs="Times New Roman"/>
        </w:rPr>
        <w:t xml:space="preserve"> systems</w:t>
      </w:r>
      <w:r w:rsidR="005D1FF4" w:rsidRPr="00680692">
        <w:rPr>
          <w:rFonts w:ascii="Times New Roman" w:hAnsi="Times New Roman" w:cs="Times New Roman"/>
        </w:rPr>
        <w:t xml:space="preserve"> </w:t>
      </w:r>
      <w:r w:rsidR="00E90E04" w:rsidRPr="00680692">
        <w:rPr>
          <w:rFonts w:ascii="Times New Roman" w:hAnsi="Times New Roman" w:cs="Times New Roman"/>
        </w:rPr>
        <w:t>detail</w:t>
      </w:r>
      <w:r w:rsidR="005D1FF4" w:rsidRPr="00680692">
        <w:rPr>
          <w:rFonts w:ascii="Times New Roman" w:hAnsi="Times New Roman" w:cs="Times New Roman"/>
        </w:rPr>
        <w:t>ing</w:t>
      </w:r>
      <w:r w:rsidR="00E90E04" w:rsidRPr="00680692">
        <w:rPr>
          <w:rFonts w:ascii="Times New Roman" w:hAnsi="Times New Roman" w:cs="Times New Roman"/>
        </w:rPr>
        <w:t xml:space="preserve"> low user satisfaction</w:t>
      </w:r>
      <w:r w:rsidR="00B7628A" w:rsidRPr="00680692">
        <w:rPr>
          <w:rFonts w:ascii="Times New Roman" w:hAnsi="Times New Roman" w:cs="Times New Roman"/>
        </w:rPr>
        <w:t>.</w:t>
      </w:r>
      <w:r w:rsidR="00B7628A" w:rsidRPr="001F730F">
        <w:rPr>
          <w:rFonts w:ascii="Times New Roman" w:hAnsi="Times New Roman" w:cs="Times New Roman"/>
        </w:rPr>
        <w:t xml:space="preserve">  In terms </w:t>
      </w:r>
      <w:r w:rsidR="00B7628A" w:rsidRPr="001F730F">
        <w:rPr>
          <w:rFonts w:ascii="Times New Roman" w:hAnsi="Times New Roman" w:cs="Times New Roman"/>
        </w:rPr>
        <w:lastRenderedPageBreak/>
        <w:t>of assistive typing, this difficulty stre</w:t>
      </w:r>
      <w:r w:rsidR="00416E51">
        <w:rPr>
          <w:rFonts w:ascii="Times New Roman" w:hAnsi="Times New Roman" w:cs="Times New Roman"/>
        </w:rPr>
        <w:t xml:space="preserve">sses prioritizing features </w:t>
      </w:r>
      <w:r w:rsidR="00B7628A" w:rsidRPr="001F730F">
        <w:rPr>
          <w:rFonts w:ascii="Times New Roman" w:hAnsi="Times New Roman" w:cs="Times New Roman"/>
        </w:rPr>
        <w:t>yie</w:t>
      </w:r>
      <w:r w:rsidR="00A50CC4">
        <w:rPr>
          <w:rFonts w:ascii="Times New Roman" w:hAnsi="Times New Roman" w:cs="Times New Roman"/>
        </w:rPr>
        <w:t>l</w:t>
      </w:r>
      <w:r w:rsidR="004D5F44">
        <w:rPr>
          <w:rFonts w:ascii="Times New Roman" w:hAnsi="Times New Roman" w:cs="Times New Roman"/>
        </w:rPr>
        <w:t>d</w:t>
      </w:r>
      <w:r w:rsidR="00416E51">
        <w:rPr>
          <w:rFonts w:ascii="Times New Roman" w:hAnsi="Times New Roman" w:cs="Times New Roman"/>
        </w:rPr>
        <w:t>ing</w:t>
      </w:r>
      <w:r w:rsidR="004D5F44">
        <w:rPr>
          <w:rFonts w:ascii="Times New Roman" w:hAnsi="Times New Roman" w:cs="Times New Roman"/>
        </w:rPr>
        <w:t xml:space="preserve"> greater value </w:t>
      </w:r>
      <w:r w:rsidR="00B822A9">
        <w:rPr>
          <w:rFonts w:ascii="Times New Roman" w:hAnsi="Times New Roman" w:cs="Times New Roman"/>
        </w:rPr>
        <w:t>at lowe</w:t>
      </w:r>
      <w:r w:rsidR="00A50CC4">
        <w:rPr>
          <w:rFonts w:ascii="Times New Roman" w:hAnsi="Times New Roman" w:cs="Times New Roman"/>
        </w:rPr>
        <w:t>r cost</w:t>
      </w:r>
      <w:r w:rsidR="00DC1A27">
        <w:rPr>
          <w:rFonts w:ascii="Times New Roman" w:hAnsi="Times New Roman" w:cs="Times New Roman"/>
        </w:rPr>
        <w:t>, following the development axiom</w:t>
      </w:r>
      <w:r w:rsidR="0071262F">
        <w:rPr>
          <w:rFonts w:ascii="Times New Roman" w:hAnsi="Times New Roman" w:cs="Times New Roman"/>
        </w:rPr>
        <w:t xml:space="preserve"> that such features should be advanced</w:t>
      </w:r>
      <w:r w:rsidR="00DC1A27">
        <w:rPr>
          <w:rFonts w:ascii="Times New Roman" w:hAnsi="Times New Roman" w:cs="Times New Roman"/>
        </w:rPr>
        <w:t xml:space="preserve"> only in proportion to</w:t>
      </w:r>
      <w:r w:rsidR="00360819">
        <w:rPr>
          <w:rFonts w:ascii="Times New Roman" w:hAnsi="Times New Roman" w:cs="Times New Roman"/>
        </w:rPr>
        <w:t xml:space="preserve"> their</w:t>
      </w:r>
      <w:r w:rsidR="00DC1A27">
        <w:rPr>
          <w:rFonts w:ascii="Times New Roman" w:hAnsi="Times New Roman" w:cs="Times New Roman"/>
        </w:rPr>
        <w:t xml:space="preserve"> substantial</w:t>
      </w:r>
      <w:r w:rsidR="00360819">
        <w:rPr>
          <w:rFonts w:ascii="Times New Roman" w:hAnsi="Times New Roman" w:cs="Times New Roman"/>
        </w:rPr>
        <w:t xml:space="preserve"> user</w:t>
      </w:r>
      <w:r w:rsidR="00DC1A27">
        <w:rPr>
          <w:rFonts w:ascii="Times New Roman" w:hAnsi="Times New Roman" w:cs="Times New Roman"/>
        </w:rPr>
        <w:t xml:space="preserve"> benefit</w:t>
      </w:r>
      <w:r w:rsidR="00360819">
        <w:rPr>
          <w:rFonts w:ascii="Times New Roman" w:hAnsi="Times New Roman" w:cs="Times New Roman"/>
        </w:rPr>
        <w:t>s</w:t>
      </w:r>
      <w:r w:rsidR="00A50CC4">
        <w:rPr>
          <w:rFonts w:ascii="Times New Roman" w:hAnsi="Times New Roman" w:cs="Times New Roman"/>
        </w:rPr>
        <w:t xml:space="preserve">.  </w:t>
      </w:r>
      <w:r w:rsidR="00B7628A" w:rsidRPr="001F730F">
        <w:rPr>
          <w:rFonts w:ascii="Times New Roman" w:hAnsi="Times New Roman" w:cs="Times New Roman"/>
        </w:rPr>
        <w:t>From an inform</w:t>
      </w:r>
      <w:r w:rsidR="00D431AE" w:rsidRPr="001F730F">
        <w:rPr>
          <w:rFonts w:ascii="Times New Roman" w:hAnsi="Times New Roman" w:cs="Times New Roman"/>
        </w:rPr>
        <w:t>ation theor</w:t>
      </w:r>
      <w:r w:rsidR="00E82249" w:rsidRPr="001F730F">
        <w:rPr>
          <w:rFonts w:ascii="Times New Roman" w:hAnsi="Times New Roman" w:cs="Times New Roman"/>
        </w:rPr>
        <w:t>etic perspective, designers should</w:t>
      </w:r>
      <w:r w:rsidR="00B7628A" w:rsidRPr="001F730F">
        <w:rPr>
          <w:rFonts w:ascii="Times New Roman" w:hAnsi="Times New Roman" w:cs="Times New Roman"/>
        </w:rPr>
        <w:t xml:space="preserve"> evaluate what modifications </w:t>
      </w:r>
      <w:r w:rsidR="00445EAF">
        <w:rPr>
          <w:rFonts w:ascii="Times New Roman" w:hAnsi="Times New Roman" w:cs="Times New Roman"/>
        </w:rPr>
        <w:t>to an alternative text-entry</w:t>
      </w:r>
      <w:r w:rsidR="00DC1A27">
        <w:rPr>
          <w:rFonts w:ascii="Times New Roman" w:hAnsi="Times New Roman" w:cs="Times New Roman"/>
        </w:rPr>
        <w:t xml:space="preserve"> interface (as a channel) may</w:t>
      </w:r>
      <w:r w:rsidR="00B7628A" w:rsidRPr="001F730F">
        <w:rPr>
          <w:rFonts w:ascii="Times New Roman" w:hAnsi="Times New Roman" w:cs="Times New Roman"/>
        </w:rPr>
        <w:t xml:space="preserve"> increase i</w:t>
      </w:r>
      <w:r w:rsidR="00D5250D" w:rsidRPr="001F730F">
        <w:rPr>
          <w:rFonts w:ascii="Times New Roman" w:hAnsi="Times New Roman" w:cs="Times New Roman"/>
        </w:rPr>
        <w:t xml:space="preserve">ts throughput without </w:t>
      </w:r>
      <w:r w:rsidR="0051796F">
        <w:rPr>
          <w:rFonts w:ascii="Times New Roman" w:hAnsi="Times New Roman" w:cs="Times New Roman"/>
        </w:rPr>
        <w:t xml:space="preserve">heavily </w:t>
      </w:r>
      <w:r w:rsidR="00D5250D" w:rsidRPr="001F730F">
        <w:rPr>
          <w:rFonts w:ascii="Times New Roman" w:hAnsi="Times New Roman" w:cs="Times New Roman"/>
        </w:rPr>
        <w:t>relying</w:t>
      </w:r>
      <w:r w:rsidR="0051796F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>on difficult tasks like word prediction.</w:t>
      </w:r>
      <w:r w:rsidR="00A50CC4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 xml:space="preserve"> Can the user interface be modified to increase throughput?</w:t>
      </w:r>
      <w:r w:rsidR="00A50CC4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 xml:space="preserve"> Can other data points be derived from the user? </w:t>
      </w:r>
      <w:r w:rsidR="00A50CC4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 xml:space="preserve">Can other means of inference </w:t>
      </w:r>
      <w:r w:rsidR="002F5198">
        <w:rPr>
          <w:rFonts w:ascii="Times New Roman" w:hAnsi="Times New Roman" w:cs="Times New Roman"/>
        </w:rPr>
        <w:t>be used to interpret user input</w:t>
      </w:r>
      <w:r w:rsidR="00B7628A" w:rsidRPr="001F730F">
        <w:rPr>
          <w:rFonts w:ascii="Times New Roman" w:hAnsi="Times New Roman" w:cs="Times New Roman"/>
        </w:rPr>
        <w:t xml:space="preserve">? </w:t>
      </w:r>
      <w:r w:rsidR="00A50CC4">
        <w:rPr>
          <w:rFonts w:ascii="Times New Roman" w:hAnsi="Times New Roman" w:cs="Times New Roman"/>
        </w:rPr>
        <w:t xml:space="preserve"> </w:t>
      </w:r>
      <w:r w:rsidR="00701F56">
        <w:rPr>
          <w:rFonts w:ascii="Times New Roman" w:hAnsi="Times New Roman" w:cs="Times New Roman"/>
        </w:rPr>
        <w:t>In many cases,</w:t>
      </w:r>
      <w:r w:rsidR="00B7628A" w:rsidRPr="001F730F">
        <w:rPr>
          <w:rFonts w:ascii="Times New Roman" w:hAnsi="Times New Roman" w:cs="Times New Roman"/>
        </w:rPr>
        <w:t xml:space="preserve"> addressing these questions </w:t>
      </w:r>
      <w:r w:rsidR="00115250" w:rsidRPr="001F730F">
        <w:rPr>
          <w:rFonts w:ascii="Times New Roman" w:hAnsi="Times New Roman" w:cs="Times New Roman"/>
        </w:rPr>
        <w:t>will yield</w:t>
      </w:r>
      <w:r w:rsidR="00B7628A" w:rsidRPr="001F730F">
        <w:rPr>
          <w:rFonts w:ascii="Times New Roman" w:hAnsi="Times New Roman" w:cs="Times New Roman"/>
        </w:rPr>
        <w:t xml:space="preserve"> a greater improvement in the expected-value, per keystroke reductions</w:t>
      </w:r>
      <w:r w:rsidR="00701F56">
        <w:rPr>
          <w:rFonts w:ascii="Times New Roman" w:hAnsi="Times New Roman" w:cs="Times New Roman"/>
        </w:rPr>
        <w:t>, by eliminati</w:t>
      </w:r>
      <w:r w:rsidR="00061B52">
        <w:rPr>
          <w:rFonts w:ascii="Times New Roman" w:hAnsi="Times New Roman" w:cs="Times New Roman"/>
        </w:rPr>
        <w:t xml:space="preserve">ng the prior obstacles </w:t>
      </w:r>
      <w:r w:rsidR="0086412E">
        <w:rPr>
          <w:rFonts w:ascii="Times New Roman" w:hAnsi="Times New Roman" w:cs="Times New Roman"/>
        </w:rPr>
        <w:t>that</w:t>
      </w:r>
      <w:r w:rsidR="00C93702">
        <w:rPr>
          <w:rFonts w:ascii="Times New Roman" w:hAnsi="Times New Roman" w:cs="Times New Roman"/>
        </w:rPr>
        <w:t xml:space="preserve"> necessitate</w:t>
      </w:r>
      <w:r w:rsidR="00701F56">
        <w:rPr>
          <w:rFonts w:ascii="Times New Roman" w:hAnsi="Times New Roman" w:cs="Times New Roman"/>
        </w:rPr>
        <w:t xml:space="preserve"> prediction</w:t>
      </w:r>
      <w:r w:rsidR="007473F7">
        <w:rPr>
          <w:rFonts w:ascii="Times New Roman" w:hAnsi="Times New Roman" w:cs="Times New Roman"/>
        </w:rPr>
        <w:t xml:space="preserve"> tasks</w:t>
      </w:r>
      <w:r w:rsidR="00C93702">
        <w:rPr>
          <w:rFonts w:ascii="Times New Roman" w:hAnsi="Times New Roman" w:cs="Times New Roman"/>
        </w:rPr>
        <w:t>.</w:t>
      </w:r>
    </w:p>
    <w:p w14:paraId="1D425239" w14:textId="1C49C5E7" w:rsidR="00BA0D8C" w:rsidRPr="001F730F" w:rsidRDefault="0082175B" w:rsidP="00904BF7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7628A" w:rsidRPr="001F730F">
        <w:rPr>
          <w:rFonts w:ascii="Times New Roman" w:hAnsi="Times New Roman" w:cs="Times New Roman"/>
        </w:rPr>
        <w:t>On the other hand, when such a task is necessary, the important goal is not mere accuracy, but maximizing expectation.</w:t>
      </w:r>
      <w:r w:rsidR="00A50CC4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 xml:space="preserve"> The method presented here exposes the data i</w:t>
      </w:r>
      <w:r w:rsidR="00952AE1" w:rsidRPr="001F730F">
        <w:rPr>
          <w:rFonts w:ascii="Times New Roman" w:hAnsi="Times New Roman" w:cs="Times New Roman"/>
        </w:rPr>
        <w:t>n</w:t>
      </w:r>
      <w:r w:rsidR="00BE2A4E">
        <w:rPr>
          <w:rFonts w:ascii="Times New Roman" w:hAnsi="Times New Roman" w:cs="Times New Roman"/>
        </w:rPr>
        <w:t xml:space="preserve"> a similarity-based manner that</w:t>
      </w:r>
      <w:r w:rsidR="00B7628A" w:rsidRPr="001F730F">
        <w:rPr>
          <w:rFonts w:ascii="Times New Roman" w:hAnsi="Times New Roman" w:cs="Times New Roman"/>
        </w:rPr>
        <w:t xml:space="preserve"> may lead to further improvements in both accuracy and expected-value in ways that classical maximum-likelihood sequential prediction models, such as n-grams, cannot capture.</w:t>
      </w:r>
      <w:r w:rsidR="00A50CC4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 xml:space="preserve"> Improvements coul</w:t>
      </w:r>
      <w:r w:rsidR="00650C6E">
        <w:rPr>
          <w:rFonts w:ascii="Times New Roman" w:hAnsi="Times New Roman" w:cs="Times New Roman"/>
        </w:rPr>
        <w:t xml:space="preserve">d be made by optimizing </w:t>
      </w:r>
      <w:r w:rsidR="00B7628A" w:rsidRPr="001F730F">
        <w:rPr>
          <w:rFonts w:ascii="Times New Roman" w:hAnsi="Times New Roman" w:cs="Times New Roman"/>
        </w:rPr>
        <w:t>the model parameters, querying examples by part-of-speech rather than by query-word, remodeling the various search spac</w:t>
      </w:r>
      <w:r w:rsidR="00EB106B" w:rsidRPr="001F730F">
        <w:rPr>
          <w:rFonts w:ascii="Times New Roman" w:hAnsi="Times New Roman" w:cs="Times New Roman"/>
        </w:rPr>
        <w:t>es, and by coming up with</w:t>
      </w:r>
      <w:r w:rsidR="00B7628A" w:rsidRPr="001F730F">
        <w:rPr>
          <w:rFonts w:ascii="Times New Roman" w:hAnsi="Times New Roman" w:cs="Times New Roman"/>
        </w:rPr>
        <w:t xml:space="preserve"> vector-similarity metrics </w:t>
      </w:r>
      <w:r w:rsidR="00A30334">
        <w:rPr>
          <w:rFonts w:ascii="Times New Roman" w:hAnsi="Times New Roman" w:cs="Times New Roman"/>
        </w:rPr>
        <w:t>that captur</w:t>
      </w:r>
      <w:r w:rsidR="00EB106B" w:rsidRPr="001F730F">
        <w:rPr>
          <w:rFonts w:ascii="Times New Roman" w:hAnsi="Times New Roman" w:cs="Times New Roman"/>
        </w:rPr>
        <w:t>e</w:t>
      </w:r>
      <w:r w:rsidR="00B7628A" w:rsidRPr="001F730F">
        <w:rPr>
          <w:rFonts w:ascii="Times New Roman" w:hAnsi="Times New Roman" w:cs="Times New Roman"/>
        </w:rPr>
        <w:t xml:space="preserve"> a greater number of contextual features.</w:t>
      </w:r>
      <w:r w:rsidR="00771D7C">
        <w:rPr>
          <w:rFonts w:ascii="Times New Roman" w:hAnsi="Times New Roman" w:cs="Times New Roman"/>
        </w:rPr>
        <w:t xml:space="preserve"> </w:t>
      </w:r>
      <w:r w:rsidR="00B7628A" w:rsidRPr="001F730F">
        <w:rPr>
          <w:rFonts w:ascii="Times New Roman" w:hAnsi="Times New Roman" w:cs="Times New Roman"/>
        </w:rPr>
        <w:t xml:space="preserve"> Alas, to maximize both accuracy and expected value, the most promising direction would be to develop best-of-both-worlds approaches for integrating both simi</w:t>
      </w:r>
      <w:r w:rsidR="00AC1774">
        <w:rPr>
          <w:rFonts w:ascii="Times New Roman" w:hAnsi="Times New Roman" w:cs="Times New Roman"/>
        </w:rPr>
        <w:t>larity- and Markov-based models to develop a truly context-sensitive and accurate prediction method.</w:t>
      </w:r>
    </w:p>
    <w:p w14:paraId="1433B999" w14:textId="77777777" w:rsidR="00C9356E" w:rsidRDefault="00C9356E" w:rsidP="00904BF7">
      <w:pPr>
        <w:spacing w:after="0" w:line="480" w:lineRule="auto"/>
        <w:rPr>
          <w:rFonts w:ascii="Times New Roman" w:hAnsi="Times New Roman" w:cs="Times New Roman"/>
        </w:rPr>
      </w:pPr>
    </w:p>
    <w:p w14:paraId="56E1738D" w14:textId="77777777" w:rsidR="00FC0224" w:rsidRDefault="00FC0224" w:rsidP="00904BF7">
      <w:pPr>
        <w:spacing w:after="0" w:line="480" w:lineRule="auto"/>
        <w:rPr>
          <w:rFonts w:ascii="Times New Roman" w:hAnsi="Times New Roman" w:cs="Times New Roman"/>
        </w:rPr>
      </w:pPr>
    </w:p>
    <w:p w14:paraId="13AE3598" w14:textId="77777777" w:rsidR="007D6417" w:rsidRDefault="007D6417" w:rsidP="00904BF7">
      <w:pPr>
        <w:spacing w:after="0" w:line="480" w:lineRule="auto"/>
        <w:rPr>
          <w:rFonts w:ascii="Times New Roman" w:hAnsi="Times New Roman" w:cs="Times New Roman"/>
        </w:rPr>
      </w:pPr>
    </w:p>
    <w:p w14:paraId="41E2DB7B" w14:textId="77777777" w:rsidR="00572DDE" w:rsidRDefault="00572DDE" w:rsidP="00904BF7">
      <w:pPr>
        <w:spacing w:after="0" w:line="480" w:lineRule="auto"/>
        <w:rPr>
          <w:rFonts w:ascii="Times New Roman" w:hAnsi="Times New Roman" w:cs="Times New Roman"/>
        </w:rPr>
      </w:pPr>
    </w:p>
    <w:p w14:paraId="1EB8A4B3" w14:textId="14590A6F" w:rsidR="00B7628A" w:rsidRPr="001F730F" w:rsidRDefault="00EA0E74" w:rsidP="000A4040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1F730F">
        <w:rPr>
          <w:rFonts w:ascii="Times New Roman" w:hAnsi="Times New Roman" w:cs="Times New Roman"/>
          <w:b/>
        </w:rPr>
        <w:lastRenderedPageBreak/>
        <w:t>References</w:t>
      </w:r>
    </w:p>
    <w:p w14:paraId="22473A38" w14:textId="03EB4585" w:rsidR="00B7628A" w:rsidRPr="001F730F" w:rsidRDefault="00585787" w:rsidP="00C053FC">
      <w:pPr>
        <w:widowControl/>
        <w:tabs>
          <w:tab w:val="clear" w:pos="709"/>
        </w:tabs>
        <w:suppressAutoHyphens w:val="0"/>
        <w:spacing w:after="0" w:line="480" w:lineRule="auto"/>
        <w:ind w:left="360" w:hanging="360"/>
        <w:rPr>
          <w:rFonts w:ascii="Times New Roman" w:eastAsia="Times New Roman" w:hAnsi="Times New Roman" w:cs="Times New Roman"/>
          <w:color w:val="auto"/>
          <w:lang w:eastAsia="en-US" w:bidi="ar-SA"/>
        </w:rPr>
      </w:pPr>
      <w:r w:rsidRPr="001F730F">
        <w:rPr>
          <w:rFonts w:ascii="Times New Roman" w:eastAsia="Times New Roman" w:hAnsi="Times New Roman" w:cs="Times New Roman"/>
          <w:color w:val="auto"/>
          <w:lang w:eastAsia="en-US" w:bidi="ar-SA"/>
        </w:rPr>
        <w:t>Bordag,</w:t>
      </w:r>
      <w:r w:rsidR="006D5AFF" w:rsidRPr="001F730F">
        <w:rPr>
          <w:rFonts w:ascii="Times New Roman" w:eastAsia="Times New Roman" w:hAnsi="Times New Roman" w:cs="Times New Roman"/>
          <w:color w:val="auto"/>
          <w:lang w:eastAsia="en-US" w:bidi="ar-SA"/>
        </w:rPr>
        <w:t xml:space="preserve"> S</w:t>
      </w:r>
      <w:r w:rsidR="00B7628A" w:rsidRPr="001F730F">
        <w:rPr>
          <w:rFonts w:ascii="Times New Roman" w:eastAsia="Times New Roman" w:hAnsi="Times New Roman" w:cs="Times New Roman"/>
          <w:color w:val="auto"/>
          <w:lang w:eastAsia="en-US" w:bidi="ar-SA"/>
        </w:rPr>
        <w:t>.</w:t>
      </w:r>
      <w:r w:rsidR="00454DFB" w:rsidRPr="001F730F">
        <w:rPr>
          <w:rFonts w:ascii="Times New Roman" w:eastAsia="Times New Roman" w:hAnsi="Times New Roman" w:cs="Times New Roman"/>
          <w:color w:val="auto"/>
          <w:lang w:eastAsia="en-US" w:bidi="ar-SA"/>
        </w:rPr>
        <w:t xml:space="preserve"> (2008).</w:t>
      </w:r>
      <w:r w:rsidR="00B7628A" w:rsidRPr="001F730F">
        <w:rPr>
          <w:rFonts w:ascii="Times New Roman" w:eastAsia="Times New Roman" w:hAnsi="Times New Roman" w:cs="Times New Roman"/>
          <w:color w:val="auto"/>
          <w:lang w:eastAsia="en-US" w:bidi="ar-SA"/>
        </w:rPr>
        <w:t xml:space="preserve"> </w:t>
      </w:r>
      <w:r w:rsidR="006D5AFF" w:rsidRPr="001F730F">
        <w:rPr>
          <w:rFonts w:ascii="Times New Roman" w:eastAsia="Times New Roman" w:hAnsi="Times New Roman" w:cs="Times New Roman"/>
          <w:color w:val="auto"/>
          <w:lang w:eastAsia="en-US" w:bidi="ar-SA"/>
        </w:rPr>
        <w:t>A comparison of co-occurrence and similarity measures as simulations of c</w:t>
      </w:r>
      <w:r w:rsidR="00D506D7" w:rsidRPr="001F730F">
        <w:rPr>
          <w:rFonts w:ascii="Times New Roman" w:eastAsia="Times New Roman" w:hAnsi="Times New Roman" w:cs="Times New Roman"/>
          <w:color w:val="auto"/>
          <w:lang w:eastAsia="en-US" w:bidi="ar-SA"/>
        </w:rPr>
        <w:t>on</w:t>
      </w:r>
      <w:r w:rsidR="00B7628A" w:rsidRPr="001F730F">
        <w:rPr>
          <w:rFonts w:ascii="Times New Roman" w:eastAsia="Times New Roman" w:hAnsi="Times New Roman" w:cs="Times New Roman"/>
          <w:color w:val="auto"/>
          <w:lang w:eastAsia="en-US" w:bidi="ar-SA"/>
        </w:rPr>
        <w:t>text</w:t>
      </w:r>
      <w:r w:rsidR="005F0EBB" w:rsidRPr="001F730F">
        <w:rPr>
          <w:rFonts w:ascii="Times New Roman" w:eastAsia="Times New Roman" w:hAnsi="Times New Roman" w:cs="Times New Roman"/>
          <w:color w:val="auto"/>
          <w:lang w:eastAsia="en-US" w:bidi="ar-SA"/>
        </w:rPr>
        <w:t xml:space="preserve">. </w:t>
      </w:r>
      <w:r w:rsidR="001116EE" w:rsidRPr="001F730F">
        <w:rPr>
          <w:rFonts w:ascii="Times New Roman" w:eastAsia="Times New Roman" w:hAnsi="Times New Roman" w:cs="Times New Roman"/>
          <w:i/>
          <w:color w:val="auto"/>
          <w:lang w:eastAsia="en-US" w:bidi="ar-SA"/>
        </w:rPr>
        <w:t>Proceedings of the 9th I</w:t>
      </w:r>
      <w:r w:rsidR="009D4F10" w:rsidRPr="001F730F">
        <w:rPr>
          <w:rFonts w:ascii="Times New Roman" w:eastAsia="Times New Roman" w:hAnsi="Times New Roman" w:cs="Times New Roman"/>
          <w:i/>
          <w:color w:val="auto"/>
          <w:lang w:eastAsia="en-US" w:bidi="ar-SA"/>
        </w:rPr>
        <w:t>nternation</w:t>
      </w:r>
      <w:r w:rsidR="001116EE" w:rsidRPr="001F730F">
        <w:rPr>
          <w:rFonts w:ascii="Times New Roman" w:eastAsia="Times New Roman" w:hAnsi="Times New Roman" w:cs="Times New Roman"/>
          <w:i/>
          <w:color w:val="auto"/>
          <w:lang w:eastAsia="en-US" w:bidi="ar-SA"/>
        </w:rPr>
        <w:t>al C</w:t>
      </w:r>
      <w:r w:rsidR="009D4F10" w:rsidRPr="001F730F">
        <w:rPr>
          <w:rFonts w:ascii="Times New Roman" w:eastAsia="Times New Roman" w:hAnsi="Times New Roman" w:cs="Times New Roman"/>
          <w:i/>
          <w:color w:val="auto"/>
          <w:lang w:eastAsia="en-US" w:bidi="ar-SA"/>
        </w:rPr>
        <w:t>on</w:t>
      </w:r>
      <w:r w:rsidR="001116EE" w:rsidRPr="001F730F">
        <w:rPr>
          <w:rFonts w:ascii="Times New Roman" w:eastAsia="Times New Roman" w:hAnsi="Times New Roman" w:cs="Times New Roman"/>
          <w:i/>
          <w:color w:val="auto"/>
          <w:lang w:eastAsia="en-US" w:bidi="ar-SA"/>
        </w:rPr>
        <w:t>ference on Computational L</w:t>
      </w:r>
      <w:r w:rsidR="009D4F10" w:rsidRPr="001F730F">
        <w:rPr>
          <w:rFonts w:ascii="Times New Roman" w:eastAsia="Times New Roman" w:hAnsi="Times New Roman" w:cs="Times New Roman"/>
          <w:i/>
          <w:color w:val="auto"/>
          <w:lang w:eastAsia="en-US" w:bidi="ar-SA"/>
        </w:rPr>
        <w:t>inguis</w:t>
      </w:r>
      <w:r w:rsidR="001116EE" w:rsidRPr="001F730F">
        <w:rPr>
          <w:rFonts w:ascii="Times New Roman" w:eastAsia="Times New Roman" w:hAnsi="Times New Roman" w:cs="Times New Roman"/>
          <w:i/>
          <w:color w:val="auto"/>
          <w:lang w:eastAsia="en-US" w:bidi="ar-SA"/>
        </w:rPr>
        <w:t>tics and I</w:t>
      </w:r>
      <w:r w:rsidR="009D4F10" w:rsidRPr="001F730F">
        <w:rPr>
          <w:rFonts w:ascii="Times New Roman" w:eastAsia="Times New Roman" w:hAnsi="Times New Roman" w:cs="Times New Roman"/>
          <w:i/>
          <w:color w:val="auto"/>
          <w:lang w:eastAsia="en-US" w:bidi="ar-SA"/>
        </w:rPr>
        <w:t>ntelli</w:t>
      </w:r>
      <w:r w:rsidR="001116EE" w:rsidRPr="001F730F">
        <w:rPr>
          <w:rFonts w:ascii="Times New Roman" w:eastAsia="Times New Roman" w:hAnsi="Times New Roman" w:cs="Times New Roman"/>
          <w:i/>
          <w:color w:val="auto"/>
          <w:lang w:eastAsia="en-US" w:bidi="ar-SA"/>
        </w:rPr>
        <w:t>gent Text P</w:t>
      </w:r>
      <w:r w:rsidR="009D4F10" w:rsidRPr="001F730F">
        <w:rPr>
          <w:rFonts w:ascii="Times New Roman" w:eastAsia="Times New Roman" w:hAnsi="Times New Roman" w:cs="Times New Roman"/>
          <w:i/>
          <w:color w:val="auto"/>
          <w:lang w:eastAsia="en-US" w:bidi="ar-SA"/>
        </w:rPr>
        <w:t>rocessing</w:t>
      </w:r>
      <w:r w:rsidR="00C053FC">
        <w:rPr>
          <w:rFonts w:ascii="Times New Roman" w:eastAsia="Times New Roman" w:hAnsi="Times New Roman" w:cs="Times New Roman"/>
          <w:color w:val="auto"/>
          <w:lang w:eastAsia="en-US" w:bidi="ar-SA"/>
        </w:rPr>
        <w:t xml:space="preserve">, </w:t>
      </w:r>
      <w:r w:rsidR="00C053FC" w:rsidRPr="001F730F">
        <w:rPr>
          <w:rFonts w:ascii="Times New Roman" w:eastAsia="Times New Roman" w:hAnsi="Times New Roman" w:cs="Times New Roman"/>
          <w:color w:val="auto"/>
          <w:lang w:eastAsia="en-US" w:bidi="ar-SA"/>
        </w:rPr>
        <w:t>p.</w:t>
      </w:r>
      <w:r w:rsidR="0069505F">
        <w:rPr>
          <w:rFonts w:ascii="Times New Roman" w:eastAsia="Times New Roman" w:hAnsi="Times New Roman" w:cs="Times New Roman"/>
          <w:color w:val="auto"/>
          <w:lang w:eastAsia="en-US" w:bidi="ar-SA"/>
        </w:rPr>
        <w:t xml:space="preserve"> </w:t>
      </w:r>
      <w:r w:rsidR="00C053FC" w:rsidRPr="001F730F">
        <w:rPr>
          <w:rFonts w:ascii="Times New Roman" w:eastAsia="Times New Roman" w:hAnsi="Times New Roman" w:cs="Times New Roman"/>
          <w:color w:val="auto"/>
          <w:lang w:eastAsia="en-US" w:bidi="ar-SA"/>
        </w:rPr>
        <w:t>52-63.</w:t>
      </w:r>
    </w:p>
    <w:p w14:paraId="21913895" w14:textId="332588B8" w:rsidR="00B7628A" w:rsidRPr="001F730F" w:rsidRDefault="00585787" w:rsidP="00B63CC7">
      <w:pPr>
        <w:pStyle w:val="Textbody"/>
        <w:spacing w:after="0" w:line="480" w:lineRule="auto"/>
        <w:ind w:left="720" w:hanging="720"/>
        <w:rPr>
          <w:rFonts w:ascii="Times New Roman" w:hAnsi="Times New Roman" w:cs="Times New Roman"/>
        </w:rPr>
      </w:pPr>
      <w:r w:rsidRPr="001F730F">
        <w:rPr>
          <w:rStyle w:val="a"/>
          <w:rFonts w:ascii="Times New Roman" w:hAnsi="Times New Roman" w:cs="Times New Roman"/>
        </w:rPr>
        <w:t>Chaudhari, D.,</w:t>
      </w:r>
      <w:r w:rsidR="00F21CCA" w:rsidRPr="001F730F">
        <w:rPr>
          <w:rStyle w:val="a"/>
          <w:rFonts w:ascii="Times New Roman" w:hAnsi="Times New Roman" w:cs="Times New Roman"/>
        </w:rPr>
        <w:t xml:space="preserve"> Damani</w:t>
      </w:r>
      <w:r w:rsidRPr="001F730F">
        <w:rPr>
          <w:rStyle w:val="a"/>
          <w:rFonts w:ascii="Times New Roman" w:hAnsi="Times New Roman" w:cs="Times New Roman"/>
        </w:rPr>
        <w:t>,</w:t>
      </w:r>
      <w:r w:rsidR="00F21CCA" w:rsidRPr="001F730F">
        <w:rPr>
          <w:rStyle w:val="a"/>
          <w:rFonts w:ascii="Times New Roman" w:hAnsi="Times New Roman" w:cs="Times New Roman"/>
        </w:rPr>
        <w:t xml:space="preserve"> O., &amp; </w:t>
      </w:r>
      <w:r w:rsidR="00B7628A" w:rsidRPr="001F730F">
        <w:rPr>
          <w:rStyle w:val="a"/>
          <w:rFonts w:ascii="Times New Roman" w:hAnsi="Times New Roman" w:cs="Times New Roman"/>
        </w:rPr>
        <w:t>Laxman</w:t>
      </w:r>
      <w:r w:rsidRPr="001F730F">
        <w:rPr>
          <w:rStyle w:val="a"/>
          <w:rFonts w:ascii="Times New Roman" w:hAnsi="Times New Roman" w:cs="Times New Roman"/>
        </w:rPr>
        <w:t>,</w:t>
      </w:r>
      <w:r w:rsidR="00F21CCA" w:rsidRPr="001F730F">
        <w:rPr>
          <w:rStyle w:val="a"/>
          <w:rFonts w:ascii="Times New Roman" w:hAnsi="Times New Roman" w:cs="Times New Roman"/>
        </w:rPr>
        <w:t xml:space="preserve"> S</w:t>
      </w:r>
      <w:r w:rsidR="00B7628A" w:rsidRPr="001F730F">
        <w:rPr>
          <w:rStyle w:val="a"/>
          <w:rFonts w:ascii="Times New Roman" w:hAnsi="Times New Roman" w:cs="Times New Roman"/>
        </w:rPr>
        <w:t>.</w:t>
      </w:r>
      <w:r w:rsidR="002F6C69" w:rsidRPr="001F730F">
        <w:rPr>
          <w:rStyle w:val="a"/>
          <w:rFonts w:ascii="Times New Roman" w:hAnsi="Times New Roman" w:cs="Times New Roman"/>
        </w:rPr>
        <w:t xml:space="preserve"> (2010).</w:t>
      </w:r>
      <w:r w:rsidR="00B7628A" w:rsidRPr="001F730F">
        <w:rPr>
          <w:rStyle w:val="a"/>
          <w:rFonts w:ascii="Times New Roman" w:hAnsi="Times New Roman" w:cs="Times New Roman"/>
        </w:rPr>
        <w:t xml:space="preserve"> </w:t>
      </w:r>
      <w:r w:rsidR="002E2E0C" w:rsidRPr="001F730F">
        <w:rPr>
          <w:rStyle w:val="a"/>
          <w:rFonts w:ascii="Times New Roman" w:hAnsi="Times New Roman" w:cs="Times New Roman"/>
        </w:rPr>
        <w:t>Lexical co-occurrence, statistical s</w:t>
      </w:r>
      <w:r w:rsidR="00B7628A" w:rsidRPr="001F730F">
        <w:rPr>
          <w:rStyle w:val="a"/>
          <w:rFonts w:ascii="Times New Roman" w:hAnsi="Times New Roman" w:cs="Times New Roman"/>
        </w:rPr>
        <w:t>igniﬁcance, and</w:t>
      </w:r>
      <w:r w:rsidR="002E2E0C" w:rsidRPr="001F730F">
        <w:rPr>
          <w:rStyle w:val="a"/>
          <w:rFonts w:ascii="Times New Roman" w:hAnsi="Times New Roman" w:cs="Times New Roman"/>
        </w:rPr>
        <w:t xml:space="preserve"> word a</w:t>
      </w:r>
      <w:r w:rsidR="00B7628A" w:rsidRPr="001F730F">
        <w:rPr>
          <w:rStyle w:val="a"/>
          <w:rFonts w:ascii="Times New Roman" w:hAnsi="Times New Roman" w:cs="Times New Roman"/>
        </w:rPr>
        <w:t xml:space="preserve">ssociation. </w:t>
      </w:r>
      <w:r w:rsidR="00B7628A" w:rsidRPr="001F730F">
        <w:rPr>
          <w:rStyle w:val="a"/>
          <w:rFonts w:ascii="Times New Roman" w:hAnsi="Times New Roman" w:cs="Times New Roman"/>
          <w:i/>
        </w:rPr>
        <w:t>Proceedings of the 2011 Conference on Empirical Methods in Natural Language Processing</w:t>
      </w:r>
      <w:r w:rsidR="00E6437C" w:rsidRPr="001F730F">
        <w:rPr>
          <w:rStyle w:val="a"/>
          <w:rFonts w:ascii="Times New Roman" w:hAnsi="Times New Roman" w:cs="Times New Roman"/>
        </w:rPr>
        <w:t>, p. 1058-1068.</w:t>
      </w:r>
    </w:p>
    <w:p w14:paraId="6109A302" w14:textId="092C7AD7" w:rsidR="00585787" w:rsidRPr="001F730F" w:rsidRDefault="00585787" w:rsidP="00B63CC7">
      <w:pPr>
        <w:pStyle w:val="Textbody"/>
        <w:spacing w:after="0" w:line="480" w:lineRule="auto"/>
        <w:ind w:left="720" w:hanging="720"/>
        <w:rPr>
          <w:rFonts w:ascii="Times New Roman" w:hAnsi="Times New Roman" w:cs="Times New Roman"/>
        </w:rPr>
      </w:pPr>
      <w:r w:rsidRPr="001F730F">
        <w:rPr>
          <w:rFonts w:ascii="Times New Roman" w:hAnsi="Times New Roman" w:cs="Times New Roman"/>
        </w:rPr>
        <w:t xml:space="preserve">Chen, S., &amp; Goodman, J. (1998). An empirical study of smoothing techniques for language modeling. </w:t>
      </w:r>
      <w:r w:rsidR="005124BA">
        <w:rPr>
          <w:rFonts w:ascii="Times New Roman" w:hAnsi="Times New Roman" w:cs="Times New Roman"/>
          <w:i/>
          <w:iCs/>
        </w:rPr>
        <w:t>Computer Speech &amp; Language</w:t>
      </w:r>
      <w:r w:rsidR="00F20DB0">
        <w:rPr>
          <w:rFonts w:ascii="Times New Roman" w:hAnsi="Times New Roman" w:cs="Times New Roman"/>
        </w:rPr>
        <w:t xml:space="preserve">, p. </w:t>
      </w:r>
      <w:r w:rsidR="00F20DB0" w:rsidRPr="001F730F">
        <w:rPr>
          <w:rFonts w:ascii="Times New Roman" w:hAnsi="Times New Roman" w:cs="Times New Roman"/>
        </w:rPr>
        <w:t>359-393</w:t>
      </w:r>
      <w:r w:rsidR="00F20DB0">
        <w:rPr>
          <w:rFonts w:ascii="Times New Roman" w:hAnsi="Times New Roman" w:cs="Times New Roman"/>
        </w:rPr>
        <w:t>.</w:t>
      </w:r>
    </w:p>
    <w:p w14:paraId="068BE939" w14:textId="7CA8699B" w:rsidR="00B7628A" w:rsidRPr="001F730F" w:rsidRDefault="00585787" w:rsidP="00B63CC7">
      <w:pPr>
        <w:pStyle w:val="Textbody"/>
        <w:spacing w:after="0" w:line="480" w:lineRule="auto"/>
        <w:ind w:left="720" w:hanging="720"/>
        <w:rPr>
          <w:rFonts w:ascii="Times New Roman" w:hAnsi="Times New Roman" w:cs="Times New Roman"/>
        </w:rPr>
      </w:pPr>
      <w:r w:rsidRPr="001F730F">
        <w:rPr>
          <w:rFonts w:ascii="Times New Roman" w:hAnsi="Times New Roman" w:cs="Times New Roman"/>
        </w:rPr>
        <w:t>Chung C.</w:t>
      </w:r>
      <w:r w:rsidR="00B800C4">
        <w:rPr>
          <w:rFonts w:ascii="Times New Roman" w:hAnsi="Times New Roman" w:cs="Times New Roman"/>
        </w:rPr>
        <w:t>,</w:t>
      </w:r>
      <w:r w:rsidRPr="001F730F">
        <w:rPr>
          <w:rFonts w:ascii="Times New Roman" w:hAnsi="Times New Roman" w:cs="Times New Roman"/>
        </w:rPr>
        <w:t xml:space="preserve"> &amp; </w:t>
      </w:r>
      <w:r w:rsidR="00B7628A" w:rsidRPr="001F730F">
        <w:rPr>
          <w:rFonts w:ascii="Times New Roman" w:hAnsi="Times New Roman" w:cs="Times New Roman"/>
        </w:rPr>
        <w:t>Pennebaker</w:t>
      </w:r>
      <w:r w:rsidRPr="001F730F">
        <w:rPr>
          <w:rFonts w:ascii="Times New Roman" w:hAnsi="Times New Roman" w:cs="Times New Roman"/>
        </w:rPr>
        <w:t xml:space="preserve"> J.</w:t>
      </w:r>
      <w:r w:rsidR="00784A0B" w:rsidRPr="001F730F">
        <w:rPr>
          <w:rFonts w:ascii="Times New Roman" w:hAnsi="Times New Roman" w:cs="Times New Roman"/>
        </w:rPr>
        <w:t xml:space="preserve"> (2007)</w:t>
      </w:r>
      <w:r w:rsidR="00B7628A" w:rsidRPr="001F730F">
        <w:rPr>
          <w:rFonts w:ascii="Times New Roman" w:hAnsi="Times New Roman" w:cs="Times New Roman"/>
        </w:rPr>
        <w:t>. The psychological functions of function w</w:t>
      </w:r>
      <w:r w:rsidR="00832487" w:rsidRPr="001F730F">
        <w:rPr>
          <w:rFonts w:ascii="Times New Roman" w:hAnsi="Times New Roman" w:cs="Times New Roman"/>
        </w:rPr>
        <w:t>ords. In K. Fiedler (Ed.)</w:t>
      </w:r>
      <w:r w:rsidR="00B7628A" w:rsidRPr="001F730F">
        <w:rPr>
          <w:rFonts w:ascii="Times New Roman" w:hAnsi="Times New Roman" w:cs="Times New Roman"/>
        </w:rPr>
        <w:t xml:space="preserve">. </w:t>
      </w:r>
      <w:r w:rsidR="00B7628A" w:rsidRPr="001F730F">
        <w:rPr>
          <w:rFonts w:ascii="Times New Roman" w:hAnsi="Times New Roman" w:cs="Times New Roman"/>
          <w:i/>
        </w:rPr>
        <w:t>Social Communication</w:t>
      </w:r>
      <w:r w:rsidR="00F406B4">
        <w:rPr>
          <w:rFonts w:ascii="Times New Roman" w:hAnsi="Times New Roman" w:cs="Times New Roman"/>
        </w:rPr>
        <w:t>. New York: Psychology Press</w:t>
      </w:r>
      <w:r w:rsidR="000748DA">
        <w:rPr>
          <w:rFonts w:ascii="Times New Roman" w:hAnsi="Times New Roman" w:cs="Times New Roman"/>
        </w:rPr>
        <w:t>.</w:t>
      </w:r>
      <w:r w:rsidR="00593A49">
        <w:rPr>
          <w:rFonts w:ascii="Times New Roman" w:hAnsi="Times New Roman" w:cs="Times New Roman"/>
        </w:rPr>
        <w:t xml:space="preserve"> </w:t>
      </w:r>
      <w:r w:rsidR="00593A49" w:rsidRPr="001F730F">
        <w:rPr>
          <w:rFonts w:ascii="Times New Roman" w:hAnsi="Times New Roman" w:cs="Times New Roman"/>
        </w:rPr>
        <w:t>p. 343--359</w:t>
      </w:r>
    </w:p>
    <w:p w14:paraId="407ED4A6" w14:textId="1DFD34FB" w:rsidR="00B7628A" w:rsidRPr="001F730F" w:rsidRDefault="00B7628A" w:rsidP="00B63CC7">
      <w:pPr>
        <w:pStyle w:val="Textbody"/>
        <w:spacing w:after="0" w:line="480" w:lineRule="auto"/>
        <w:ind w:left="720" w:hanging="720"/>
        <w:rPr>
          <w:rFonts w:ascii="Times New Roman" w:hAnsi="Times New Roman" w:cs="Times New Roman"/>
        </w:rPr>
      </w:pPr>
      <w:r w:rsidRPr="001F730F">
        <w:rPr>
          <w:rFonts w:ascii="Times New Roman" w:hAnsi="Times New Roman" w:cs="Times New Roman"/>
        </w:rPr>
        <w:t xml:space="preserve">Davies, Mark. (2008-) </w:t>
      </w:r>
      <w:r w:rsidRPr="0082204C">
        <w:rPr>
          <w:rFonts w:ascii="Times New Roman" w:hAnsi="Times New Roman" w:cs="Times New Roman"/>
          <w:iCs/>
        </w:rPr>
        <w:t>The Corpus of Contemporary American English: 450 million words</w:t>
      </w:r>
      <w:r w:rsidR="0082204C">
        <w:rPr>
          <w:rFonts w:ascii="Times New Roman" w:hAnsi="Times New Roman" w:cs="Times New Roman"/>
          <w:i/>
          <w:iCs/>
        </w:rPr>
        <w:t>,</w:t>
      </w:r>
      <w:r w:rsidRPr="0082204C">
        <w:rPr>
          <w:rFonts w:ascii="Times New Roman" w:hAnsi="Times New Roman" w:cs="Times New Roman"/>
          <w:iCs/>
        </w:rPr>
        <w:t xml:space="preserve"> 1990-present</w:t>
      </w:r>
      <w:r w:rsidR="009A1F8C">
        <w:rPr>
          <w:rFonts w:ascii="Times New Roman" w:hAnsi="Times New Roman" w:cs="Times New Roman"/>
        </w:rPr>
        <w:t xml:space="preserve">. </w:t>
      </w:r>
      <w:r w:rsidR="00D87944">
        <w:rPr>
          <w:rFonts w:ascii="Times New Roman" w:hAnsi="Times New Roman" w:cs="Times New Roman"/>
        </w:rPr>
        <w:t>Retrieved fr</w:t>
      </w:r>
      <w:r w:rsidR="009A1F8C">
        <w:rPr>
          <w:rFonts w:ascii="Times New Roman" w:hAnsi="Times New Roman" w:cs="Times New Roman"/>
        </w:rPr>
        <w:t>o</w:t>
      </w:r>
      <w:r w:rsidR="00D87944">
        <w:rPr>
          <w:rFonts w:ascii="Times New Roman" w:hAnsi="Times New Roman" w:cs="Times New Roman"/>
        </w:rPr>
        <w:t>m</w:t>
      </w:r>
      <w:r w:rsidRPr="001F730F">
        <w:rPr>
          <w:rFonts w:ascii="Times New Roman" w:hAnsi="Times New Roman" w:cs="Times New Roman"/>
        </w:rPr>
        <w:t xml:space="preserve"> http://corpus.byu.edu/coca/</w:t>
      </w:r>
      <w:r w:rsidR="00BB1F92">
        <w:rPr>
          <w:rFonts w:ascii="Times New Roman" w:hAnsi="Times New Roman" w:cs="Times New Roman"/>
        </w:rPr>
        <w:t>.</w:t>
      </w:r>
    </w:p>
    <w:p w14:paraId="5CB0ACD5" w14:textId="51799B3E" w:rsidR="00B7628A" w:rsidRPr="001F730F" w:rsidRDefault="00AD67F7" w:rsidP="00B63CC7">
      <w:pPr>
        <w:pStyle w:val="Textbody"/>
        <w:spacing w:after="0" w:line="480" w:lineRule="auto"/>
        <w:ind w:left="720" w:hanging="720"/>
        <w:rPr>
          <w:rFonts w:ascii="Times New Roman" w:hAnsi="Times New Roman" w:cs="Times New Roman"/>
        </w:rPr>
      </w:pPr>
      <w:r w:rsidRPr="001F730F">
        <w:rPr>
          <w:rFonts w:ascii="Times New Roman" w:hAnsi="Times New Roman" w:cs="Times New Roman"/>
        </w:rPr>
        <w:t>Ide, N.</w:t>
      </w:r>
      <w:r w:rsidR="00B7628A" w:rsidRPr="001F730F">
        <w:rPr>
          <w:rFonts w:ascii="Times New Roman" w:hAnsi="Times New Roman" w:cs="Times New Roman"/>
        </w:rPr>
        <w:t xml:space="preserve">, et al. (2002-2012) </w:t>
      </w:r>
      <w:r w:rsidR="00B7628A" w:rsidRPr="00D87BB1">
        <w:rPr>
          <w:rFonts w:ascii="Times New Roman" w:hAnsi="Times New Roman" w:cs="Times New Roman"/>
        </w:rPr>
        <w:t>The Open American National Corpus.</w:t>
      </w:r>
      <w:r w:rsidR="00B7628A" w:rsidRPr="001F730F">
        <w:rPr>
          <w:rFonts w:ascii="Times New Roman" w:hAnsi="Times New Roman" w:cs="Times New Roman"/>
          <w:i/>
        </w:rPr>
        <w:t xml:space="preserve"> </w:t>
      </w:r>
      <w:r w:rsidR="009A1F8C">
        <w:rPr>
          <w:rFonts w:ascii="Times New Roman" w:hAnsi="Times New Roman" w:cs="Times New Roman"/>
        </w:rPr>
        <w:t>Retrieved from</w:t>
      </w:r>
      <w:r w:rsidR="00B7628A" w:rsidRPr="001F730F">
        <w:rPr>
          <w:rFonts w:ascii="Times New Roman" w:hAnsi="Times New Roman" w:cs="Times New Roman"/>
        </w:rPr>
        <w:t xml:space="preserve"> http://www.anc.org/</w:t>
      </w:r>
      <w:r w:rsidR="00646F43">
        <w:rPr>
          <w:rFonts w:ascii="Times New Roman" w:hAnsi="Times New Roman" w:cs="Times New Roman"/>
        </w:rPr>
        <w:t>.</w:t>
      </w:r>
    </w:p>
    <w:p w14:paraId="7976AB59" w14:textId="19324594" w:rsidR="00593A49" w:rsidRPr="001F730F" w:rsidRDefault="00C934B7" w:rsidP="00B63CC7">
      <w:pPr>
        <w:pStyle w:val="Textbody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lang w:eastAsia="en-US" w:bidi="ar-SA"/>
        </w:rPr>
        <w:t>Jelinek, F.,</w:t>
      </w:r>
      <w:r w:rsidR="00A131B0" w:rsidRPr="001F730F">
        <w:rPr>
          <w:rFonts w:ascii="Times New Roman" w:eastAsia="Times New Roman" w:hAnsi="Times New Roman" w:cs="Times New Roman"/>
          <w:color w:val="auto"/>
          <w:lang w:eastAsia="en-US" w:bidi="ar-SA"/>
        </w:rPr>
        <w:t xml:space="preserve"> &amp; </w:t>
      </w:r>
      <w:r w:rsidR="00B7628A" w:rsidRPr="001F730F">
        <w:rPr>
          <w:rFonts w:ascii="Times New Roman" w:eastAsia="Times New Roman" w:hAnsi="Times New Roman" w:cs="Times New Roman"/>
          <w:color w:val="auto"/>
          <w:lang w:eastAsia="en-US" w:bidi="ar-SA"/>
        </w:rPr>
        <w:t>Mercer</w:t>
      </w:r>
      <w:r w:rsidR="00A131B0" w:rsidRPr="001F730F">
        <w:rPr>
          <w:rFonts w:ascii="Times New Roman" w:eastAsia="Times New Roman" w:hAnsi="Times New Roman" w:cs="Times New Roman"/>
          <w:color w:val="auto"/>
          <w:lang w:eastAsia="en-US" w:bidi="ar-SA"/>
        </w:rPr>
        <w:t>, R</w:t>
      </w:r>
      <w:r w:rsidR="00B7628A" w:rsidRPr="001F730F">
        <w:rPr>
          <w:rFonts w:ascii="Times New Roman" w:eastAsia="Times New Roman" w:hAnsi="Times New Roman" w:cs="Times New Roman"/>
          <w:color w:val="auto"/>
          <w:lang w:eastAsia="en-US" w:bidi="ar-SA"/>
        </w:rPr>
        <w:t xml:space="preserve">. </w:t>
      </w:r>
      <w:r w:rsidR="00EE1EC8">
        <w:rPr>
          <w:rFonts w:ascii="Times New Roman" w:eastAsia="Times New Roman" w:hAnsi="Times New Roman" w:cs="Times New Roman"/>
          <w:color w:val="auto"/>
          <w:lang w:eastAsia="en-US" w:bidi="ar-SA"/>
        </w:rPr>
        <w:t>(</w:t>
      </w:r>
      <w:r w:rsidR="00B7628A" w:rsidRPr="001F730F">
        <w:rPr>
          <w:rFonts w:ascii="Times New Roman" w:eastAsia="Times New Roman" w:hAnsi="Times New Roman" w:cs="Times New Roman"/>
          <w:color w:val="auto"/>
          <w:lang w:eastAsia="en-US" w:bidi="ar-SA"/>
        </w:rPr>
        <w:t>1980</w:t>
      </w:r>
      <w:r w:rsidR="00EE1EC8">
        <w:rPr>
          <w:rFonts w:ascii="Times New Roman" w:eastAsia="Times New Roman" w:hAnsi="Times New Roman" w:cs="Times New Roman"/>
          <w:color w:val="auto"/>
          <w:lang w:eastAsia="en-US" w:bidi="ar-SA"/>
        </w:rPr>
        <w:t>)</w:t>
      </w:r>
      <w:r w:rsidR="00B7628A" w:rsidRPr="001F730F">
        <w:rPr>
          <w:rFonts w:ascii="Times New Roman" w:eastAsia="Times New Roman" w:hAnsi="Times New Roman" w:cs="Times New Roman"/>
          <w:color w:val="auto"/>
          <w:lang w:eastAsia="en-US" w:bidi="ar-SA"/>
        </w:rPr>
        <w:t xml:space="preserve">. Interpolated estimation of markov source parameters from sparse data. </w:t>
      </w:r>
      <w:r w:rsidR="004326E8" w:rsidRPr="004326E8">
        <w:rPr>
          <w:rFonts w:ascii="Times New Roman" w:eastAsia="Times New Roman" w:hAnsi="Times New Roman" w:cs="Times New Roman"/>
          <w:color w:val="auto"/>
          <w:lang w:eastAsia="en-US" w:bidi="ar-SA"/>
        </w:rPr>
        <w:t>In E.</w:t>
      </w:r>
      <w:r w:rsidR="004326E8">
        <w:rPr>
          <w:rFonts w:ascii="Times New Roman" w:eastAsia="Times New Roman" w:hAnsi="Times New Roman" w:cs="Times New Roman"/>
          <w:color w:val="auto"/>
          <w:lang w:eastAsia="en-US" w:bidi="ar-SA"/>
        </w:rPr>
        <w:t xml:space="preserve"> G</w:t>
      </w:r>
      <w:r w:rsidR="004326E8" w:rsidRPr="00593A49">
        <w:rPr>
          <w:rFonts w:ascii="Times New Roman" w:eastAsia="Times New Roman" w:hAnsi="Times New Roman" w:cs="Times New Roman"/>
          <w:color w:val="auto"/>
          <w:lang w:eastAsia="en-US" w:bidi="ar-SA"/>
        </w:rPr>
        <w:t>elsema and</w:t>
      </w:r>
      <w:r w:rsidR="004326E8" w:rsidRPr="004326E8">
        <w:rPr>
          <w:rFonts w:ascii="Times New Roman" w:eastAsia="Times New Roman" w:hAnsi="Times New Roman" w:cs="Times New Roman"/>
          <w:color w:val="auto"/>
          <w:lang w:eastAsia="en-US" w:bidi="ar-SA"/>
        </w:rPr>
        <w:t xml:space="preserve"> </w:t>
      </w:r>
      <w:r w:rsidR="001632F2">
        <w:rPr>
          <w:rFonts w:ascii="Times New Roman" w:eastAsia="Times New Roman" w:hAnsi="Times New Roman" w:cs="Times New Roman"/>
          <w:color w:val="auto"/>
          <w:lang w:eastAsia="en-US" w:bidi="ar-SA"/>
        </w:rPr>
        <w:t>L. Kanal, editors.</w:t>
      </w:r>
      <w:r w:rsidR="004326E8" w:rsidRPr="004326E8">
        <w:rPr>
          <w:rFonts w:ascii="Times New Roman" w:eastAsia="Times New Roman" w:hAnsi="Times New Roman" w:cs="Times New Roman"/>
          <w:color w:val="auto"/>
          <w:lang w:eastAsia="en-US" w:bidi="ar-SA"/>
        </w:rPr>
        <w:t xml:space="preserve"> </w:t>
      </w:r>
      <w:r w:rsidR="004326E8" w:rsidRPr="00593A49">
        <w:rPr>
          <w:rFonts w:ascii="Times New Roman" w:eastAsia="Times New Roman" w:hAnsi="Times New Roman" w:cs="Times New Roman"/>
          <w:i/>
          <w:color w:val="auto"/>
          <w:lang w:eastAsia="en-US" w:bidi="ar-SA"/>
        </w:rPr>
        <w:t>Pattern Recognition in</w:t>
      </w:r>
      <w:r w:rsidR="004326E8" w:rsidRPr="001632F2">
        <w:rPr>
          <w:rFonts w:ascii="Times New Roman" w:eastAsia="Times New Roman" w:hAnsi="Times New Roman" w:cs="Times New Roman"/>
          <w:i/>
          <w:color w:val="auto"/>
          <w:lang w:eastAsia="en-US" w:bidi="ar-SA"/>
        </w:rPr>
        <w:t xml:space="preserve"> </w:t>
      </w:r>
      <w:r w:rsidR="004326E8" w:rsidRPr="00593A49">
        <w:rPr>
          <w:rFonts w:ascii="Times New Roman" w:eastAsia="Times New Roman" w:hAnsi="Times New Roman" w:cs="Times New Roman"/>
          <w:i/>
          <w:color w:val="auto"/>
          <w:lang w:eastAsia="en-US" w:bidi="ar-SA"/>
        </w:rPr>
        <w:t>Practice</w:t>
      </w:r>
      <w:r w:rsidR="00303ACE">
        <w:rPr>
          <w:rFonts w:ascii="Times New Roman" w:eastAsia="Times New Roman" w:hAnsi="Times New Roman" w:cs="Times New Roman"/>
          <w:color w:val="auto"/>
          <w:lang w:eastAsia="en-US" w:bidi="ar-SA"/>
        </w:rPr>
        <w:t xml:space="preserve">, </w:t>
      </w:r>
      <w:r w:rsidR="00A12D89">
        <w:rPr>
          <w:rFonts w:ascii="Times New Roman" w:eastAsia="Times New Roman" w:hAnsi="Times New Roman" w:cs="Times New Roman"/>
          <w:color w:val="auto"/>
          <w:lang w:eastAsia="en-US" w:bidi="ar-SA"/>
        </w:rPr>
        <w:t>(</w:t>
      </w:r>
      <w:r w:rsidR="00303ACE">
        <w:rPr>
          <w:rFonts w:ascii="Times New Roman" w:eastAsia="Times New Roman" w:hAnsi="Times New Roman" w:cs="Times New Roman"/>
          <w:color w:val="auto"/>
          <w:lang w:eastAsia="en-US" w:bidi="ar-SA"/>
        </w:rPr>
        <w:t>p.</w:t>
      </w:r>
      <w:r w:rsidR="004326E8" w:rsidRPr="00593A49">
        <w:rPr>
          <w:rFonts w:ascii="Times New Roman" w:eastAsia="Times New Roman" w:hAnsi="Times New Roman" w:cs="Times New Roman"/>
          <w:color w:val="auto"/>
          <w:lang w:eastAsia="en-US" w:bidi="ar-SA"/>
        </w:rPr>
        <w:t xml:space="preserve"> 381–397</w:t>
      </w:r>
      <w:r w:rsidR="00A12D89">
        <w:rPr>
          <w:rFonts w:ascii="Times New Roman" w:eastAsia="Times New Roman" w:hAnsi="Times New Roman" w:cs="Times New Roman"/>
          <w:color w:val="auto"/>
          <w:lang w:eastAsia="en-US" w:bidi="ar-SA"/>
        </w:rPr>
        <w:t>)</w:t>
      </w:r>
      <w:r w:rsidR="004326E8" w:rsidRPr="00593A49">
        <w:rPr>
          <w:rFonts w:ascii="Times New Roman" w:eastAsia="Times New Roman" w:hAnsi="Times New Roman" w:cs="Times New Roman"/>
          <w:color w:val="auto"/>
          <w:lang w:eastAsia="en-US" w:bidi="ar-SA"/>
        </w:rPr>
        <w:t>. North Holland</w:t>
      </w:r>
      <w:r w:rsidR="004326E8" w:rsidRPr="004326E8">
        <w:rPr>
          <w:rFonts w:ascii="Times New Roman" w:eastAsia="Times New Roman" w:hAnsi="Times New Roman" w:cs="Times New Roman"/>
          <w:color w:val="auto"/>
          <w:lang w:eastAsia="en-US" w:bidi="ar-SA"/>
        </w:rPr>
        <w:t xml:space="preserve"> </w:t>
      </w:r>
      <w:r w:rsidR="004326E8" w:rsidRPr="00593A49">
        <w:rPr>
          <w:rFonts w:ascii="Times New Roman" w:eastAsia="Times New Roman" w:hAnsi="Times New Roman" w:cs="Times New Roman"/>
          <w:color w:val="auto"/>
          <w:lang w:eastAsia="en-US" w:bidi="ar-SA"/>
        </w:rPr>
        <w:t>Publishers, Amsterdam.</w:t>
      </w:r>
    </w:p>
    <w:p w14:paraId="5662A96F" w14:textId="77777777" w:rsidR="000F2950" w:rsidRDefault="000F2950" w:rsidP="00B63CC7">
      <w:pPr>
        <w:pStyle w:val="Textbody"/>
        <w:spacing w:after="0" w:line="480" w:lineRule="auto"/>
        <w:ind w:left="720" w:hanging="720"/>
        <w:rPr>
          <w:rFonts w:ascii="Times New Roman" w:hAnsi="Times New Roman" w:cs="Times New Roman"/>
        </w:rPr>
      </w:pPr>
      <w:r w:rsidRPr="001F730F">
        <w:rPr>
          <w:rFonts w:ascii="Times New Roman" w:hAnsi="Times New Roman" w:cs="Times New Roman"/>
        </w:rPr>
        <w:t xml:space="preserve">Jurafsky, D., &amp; Martin, J. (2009). </w:t>
      </w:r>
      <w:r w:rsidRPr="001F730F">
        <w:rPr>
          <w:rFonts w:ascii="Times New Roman" w:hAnsi="Times New Roman" w:cs="Times New Roman"/>
          <w:i/>
          <w:iCs/>
        </w:rPr>
        <w:t>Speech and language processing: An introduction to natural language processing, computational linguistics, and speech recognition</w:t>
      </w:r>
      <w:r w:rsidRPr="001F730F">
        <w:rPr>
          <w:rFonts w:ascii="Times New Roman" w:hAnsi="Times New Roman" w:cs="Times New Roman"/>
        </w:rPr>
        <w:t xml:space="preserve"> (2nd ed.). Upper Saddle River, N.J.: Pearson Prentice Hall.</w:t>
      </w:r>
    </w:p>
    <w:p w14:paraId="26B9B2B2" w14:textId="24461A29" w:rsidR="00A7117F" w:rsidRPr="00A7117F" w:rsidRDefault="00A7117F" w:rsidP="00A7117F">
      <w:pPr>
        <w:widowControl/>
        <w:tabs>
          <w:tab w:val="clear" w:pos="709"/>
        </w:tabs>
        <w:suppressAutoHyphens w:val="0"/>
        <w:spacing w:after="0" w:line="480" w:lineRule="auto"/>
        <w:ind w:left="720" w:hanging="720"/>
        <w:rPr>
          <w:rFonts w:ascii="Times New Roman" w:eastAsia="Times New Roman" w:hAnsi="Times New Roman" w:cs="Times New Roman"/>
          <w:i/>
          <w:color w:val="auto"/>
          <w:lang w:eastAsia="en-US" w:bidi="ar-SA"/>
        </w:rPr>
      </w:pPr>
      <w:r w:rsidRPr="001F730F">
        <w:rPr>
          <w:rFonts w:ascii="Times New Roman" w:hAnsi="Times New Roman" w:cs="Times New Roman"/>
        </w:rPr>
        <w:lastRenderedPageBreak/>
        <w:t xml:space="preserve">Kosaraju R., Ramscar M., Dye, M. (2010). </w:t>
      </w:r>
      <w:r w:rsidRPr="00095871">
        <w:rPr>
          <w:rFonts w:ascii="Times New Roman" w:eastAsia="Times New Roman" w:hAnsi="Times New Roman" w:cs="Times New Roman"/>
          <w:color w:val="auto"/>
          <w:lang w:eastAsia="en-US" w:bidi="ar-SA"/>
        </w:rPr>
        <w:t>The predictability and abstractness of language: a study in understanding and usage of the english language through probabilistic modeling and frequency</w:t>
      </w:r>
      <w:r w:rsidRPr="001F730F">
        <w:rPr>
          <w:rFonts w:ascii="Times New Roman" w:eastAsia="Times New Roman" w:hAnsi="Times New Roman" w:cs="Times New Roman"/>
          <w:color w:val="auto"/>
          <w:lang w:eastAsia="en-US" w:bidi="ar-SA"/>
        </w:rPr>
        <w:t>.</w:t>
      </w:r>
      <w:r w:rsidRPr="00095871">
        <w:rPr>
          <w:rFonts w:ascii="Times New Roman" w:eastAsia="Times New Roman" w:hAnsi="Times New Roman" w:cs="Times New Roman"/>
          <w:i/>
          <w:color w:val="auto"/>
          <w:lang w:eastAsia="en-US" w:bidi="ar-SA"/>
        </w:rPr>
        <w:t xml:space="preserve"> World Academy of Science, Engineering and Technology</w:t>
      </w:r>
      <w:r w:rsidRPr="008E58D6">
        <w:rPr>
          <w:rFonts w:ascii="Times New Roman" w:eastAsia="Times New Roman" w:hAnsi="Times New Roman" w:cs="Times New Roman"/>
          <w:color w:val="auto"/>
          <w:lang w:eastAsia="en-US" w:bidi="ar-SA"/>
        </w:rPr>
        <w:t xml:space="preserve">, </w:t>
      </w:r>
      <w:r w:rsidRPr="00646A5B">
        <w:rPr>
          <w:rFonts w:ascii="Times New Roman" w:eastAsia="Times New Roman" w:hAnsi="Times New Roman" w:cs="Times New Roman"/>
          <w:i/>
          <w:color w:val="auto"/>
          <w:lang w:eastAsia="en-US" w:bidi="ar-SA"/>
        </w:rPr>
        <w:t>4</w:t>
      </w:r>
      <w:r w:rsidRPr="008E58D6">
        <w:rPr>
          <w:rFonts w:ascii="Times New Roman" w:eastAsia="Times New Roman" w:hAnsi="Times New Roman" w:cs="Times New Roman"/>
          <w:color w:val="auto"/>
          <w:lang w:eastAsia="en-US" w:bidi="ar-SA"/>
        </w:rPr>
        <w:t>,</w:t>
      </w:r>
      <w:r>
        <w:rPr>
          <w:rFonts w:ascii="Times New Roman" w:eastAsia="Times New Roman" w:hAnsi="Times New Roman" w:cs="Times New Roman"/>
          <w:color w:val="auto"/>
          <w:lang w:eastAsia="en-US" w:bidi="ar-SA"/>
        </w:rPr>
        <w:t xml:space="preserve"> 33-37</w:t>
      </w:r>
      <w:r w:rsidRPr="001F730F">
        <w:rPr>
          <w:rFonts w:ascii="Times New Roman" w:eastAsia="Times New Roman" w:hAnsi="Times New Roman" w:cs="Times New Roman"/>
          <w:color w:val="auto"/>
          <w:lang w:eastAsia="en-US" w:bidi="ar-SA"/>
        </w:rPr>
        <w:t>.</w:t>
      </w:r>
    </w:p>
    <w:p w14:paraId="6B59AAED" w14:textId="0D5D3BE9" w:rsidR="000F2950" w:rsidRPr="001F730F" w:rsidRDefault="000F2950" w:rsidP="00B63CC7">
      <w:pPr>
        <w:pStyle w:val="Textbody"/>
        <w:spacing w:after="0" w:line="480" w:lineRule="auto"/>
        <w:ind w:left="720" w:hanging="720"/>
        <w:rPr>
          <w:rStyle w:val="a"/>
          <w:rFonts w:ascii="Times New Roman" w:hAnsi="Times New Roman" w:cs="Times New Roman"/>
        </w:rPr>
      </w:pPr>
      <w:r w:rsidRPr="001F730F">
        <w:rPr>
          <w:rStyle w:val="a"/>
          <w:rFonts w:ascii="Times New Roman" w:hAnsi="Times New Roman" w:cs="Times New Roman"/>
        </w:rPr>
        <w:t xml:space="preserve">Lund, K., &amp; Burgess, C. (1996). Producing high-dimensional semantic spaces from lexical co-occurrence. </w:t>
      </w:r>
      <w:r w:rsidRPr="001F730F">
        <w:rPr>
          <w:rStyle w:val="a"/>
          <w:rFonts w:ascii="Times New Roman" w:hAnsi="Times New Roman" w:cs="Times New Roman"/>
          <w:i/>
        </w:rPr>
        <w:t>Behavior Research Me</w:t>
      </w:r>
      <w:r w:rsidR="00EB615C">
        <w:rPr>
          <w:rStyle w:val="a"/>
          <w:rFonts w:ascii="Times New Roman" w:hAnsi="Times New Roman" w:cs="Times New Roman"/>
          <w:i/>
        </w:rPr>
        <w:t>thods, Instruments, &amp; Computers</w:t>
      </w:r>
      <w:r w:rsidR="006E7B7A">
        <w:rPr>
          <w:rStyle w:val="a"/>
          <w:rFonts w:ascii="Times New Roman" w:hAnsi="Times New Roman" w:cs="Times New Roman"/>
        </w:rPr>
        <w:t xml:space="preserve">, </w:t>
      </w:r>
      <w:r w:rsidR="006E7B7A" w:rsidRPr="00C934B7">
        <w:rPr>
          <w:rStyle w:val="a"/>
          <w:rFonts w:ascii="Times New Roman" w:hAnsi="Times New Roman" w:cs="Times New Roman"/>
          <w:i/>
        </w:rPr>
        <w:t>28</w:t>
      </w:r>
      <w:r w:rsidR="00305038">
        <w:rPr>
          <w:rStyle w:val="a"/>
          <w:rFonts w:ascii="Times New Roman" w:hAnsi="Times New Roman" w:cs="Times New Roman"/>
        </w:rPr>
        <w:t>,</w:t>
      </w:r>
      <w:r w:rsidR="006D3E3D">
        <w:rPr>
          <w:rStyle w:val="a"/>
          <w:rFonts w:ascii="Times New Roman" w:hAnsi="Times New Roman" w:cs="Times New Roman"/>
        </w:rPr>
        <w:t xml:space="preserve"> </w:t>
      </w:r>
      <w:r w:rsidR="00305038">
        <w:rPr>
          <w:rStyle w:val="a"/>
          <w:rFonts w:ascii="Times New Roman" w:hAnsi="Times New Roman" w:cs="Times New Roman"/>
        </w:rPr>
        <w:t>203-208.</w:t>
      </w:r>
    </w:p>
    <w:p w14:paraId="25A5FE6C" w14:textId="26111210" w:rsidR="00EB7550" w:rsidRPr="001F730F" w:rsidRDefault="00EB7550" w:rsidP="00B63CC7">
      <w:pPr>
        <w:pStyle w:val="NormalWeb"/>
        <w:spacing w:before="0" w:beforeAutospacing="0" w:after="0" w:afterAutospacing="0" w:line="480" w:lineRule="auto"/>
        <w:ind w:left="720" w:hanging="720"/>
      </w:pPr>
      <w:r w:rsidRPr="001F730F">
        <w:t xml:space="preserve">Manning, C., &amp; Schutze, H. (1999). </w:t>
      </w:r>
      <w:r w:rsidRPr="001F730F">
        <w:rPr>
          <w:i/>
          <w:iCs/>
        </w:rPr>
        <w:t>Founda</w:t>
      </w:r>
      <w:r w:rsidR="00686EC5" w:rsidRPr="001F730F">
        <w:rPr>
          <w:i/>
          <w:iCs/>
        </w:rPr>
        <w:t>tions of Statistical Natural Language P</w:t>
      </w:r>
      <w:r w:rsidRPr="001F730F">
        <w:rPr>
          <w:i/>
          <w:iCs/>
        </w:rPr>
        <w:t>rocessing</w:t>
      </w:r>
      <w:r w:rsidRPr="001F730F">
        <w:t>. Cam</w:t>
      </w:r>
      <w:r w:rsidR="007E2CB5">
        <w:t>bridge, Mass</w:t>
      </w:r>
      <w:r w:rsidR="004976CA">
        <w:t>achusetts</w:t>
      </w:r>
      <w:r w:rsidRPr="001F730F">
        <w:t>: MIT Press.</w:t>
      </w:r>
    </w:p>
    <w:p w14:paraId="6FE9F601" w14:textId="5239D85A" w:rsidR="00E415EE" w:rsidRDefault="009B191A" w:rsidP="00B63CC7">
      <w:pPr>
        <w:pStyle w:val="NormalWeb"/>
        <w:spacing w:before="0" w:beforeAutospacing="0" w:after="0" w:afterAutospacing="0" w:line="480" w:lineRule="auto"/>
        <w:ind w:left="720" w:hanging="720"/>
      </w:pPr>
      <w:r w:rsidRPr="001F730F">
        <w:t>Pouplin S., Robertson J., Antoine J., Blanchet A., Kahloun J.L., Volle P., Bouteille J., Lofaso F., Bensmail D.</w:t>
      </w:r>
      <w:r w:rsidR="00663CDF" w:rsidRPr="001F730F">
        <w:t xml:space="preserve"> (2014).</w:t>
      </w:r>
      <w:r w:rsidRPr="001F730F">
        <w:t xml:space="preserve"> Effect of dynamic keyboard and </w:t>
      </w:r>
      <w:r w:rsidR="00BE3EBE">
        <w:t>word prediction</w:t>
      </w:r>
      <w:r w:rsidRPr="001F730F">
        <w:t xml:space="preserve"> systems on text i</w:t>
      </w:r>
      <w:r w:rsidRPr="001F730F">
        <w:t>n</w:t>
      </w:r>
      <w:r w:rsidRPr="001F730F">
        <w:t xml:space="preserve">put speed in persons with functional tetraplegia. </w:t>
      </w:r>
      <w:r w:rsidRPr="001F730F">
        <w:rPr>
          <w:i/>
        </w:rPr>
        <w:t>Journal of Rehabilitation Research and Development</w:t>
      </w:r>
      <w:r w:rsidR="00C72B4E">
        <w:t xml:space="preserve">. </w:t>
      </w:r>
      <w:r w:rsidR="00C72B4E" w:rsidRPr="003F0909">
        <w:rPr>
          <w:i/>
        </w:rPr>
        <w:t>51</w:t>
      </w:r>
      <w:r w:rsidR="006D3E3D">
        <w:t xml:space="preserve">, </w:t>
      </w:r>
      <w:r w:rsidRPr="001F730F">
        <w:t>467–80.</w:t>
      </w:r>
    </w:p>
    <w:p w14:paraId="6ED13905" w14:textId="776BCF37" w:rsidR="00AB658B" w:rsidRPr="00AB658B" w:rsidRDefault="00AB658B" w:rsidP="00AB658B">
      <w:pPr>
        <w:pStyle w:val="Textbody"/>
        <w:spacing w:after="0" w:line="480" w:lineRule="auto"/>
        <w:ind w:left="720" w:hanging="720"/>
        <w:rPr>
          <w:rFonts w:ascii="Times New Roman" w:hAnsi="Times New Roman" w:cs="Times New Roman"/>
        </w:rPr>
      </w:pPr>
      <w:r w:rsidRPr="001F730F">
        <w:rPr>
          <w:rStyle w:val="Strong"/>
          <w:rFonts w:ascii="Times New Roman" w:hAnsi="Times New Roman" w:cs="Times New Roman"/>
          <w:b w:val="0"/>
        </w:rPr>
        <w:t>Quan Ha, L.</w:t>
      </w:r>
      <w:r w:rsidRPr="001F730F">
        <w:rPr>
          <w:rFonts w:ascii="Times New Roman" w:hAnsi="Times New Roman" w:cs="Times New Roman"/>
        </w:rPr>
        <w:t xml:space="preserve">, Hanna, P., Ming, J., &amp; Smith, F. </w:t>
      </w:r>
      <w:r>
        <w:rPr>
          <w:rFonts w:ascii="Times New Roman" w:hAnsi="Times New Roman" w:cs="Times New Roman"/>
        </w:rPr>
        <w:t>(</w:t>
      </w:r>
      <w:r w:rsidRPr="001F730F">
        <w:rPr>
          <w:rFonts w:ascii="Times New Roman" w:hAnsi="Times New Roman" w:cs="Times New Roman"/>
        </w:rPr>
        <w:t>2009</w:t>
      </w:r>
      <w:r>
        <w:rPr>
          <w:rFonts w:ascii="Times New Roman" w:hAnsi="Times New Roman" w:cs="Times New Roman"/>
        </w:rPr>
        <w:t>)</w:t>
      </w:r>
      <w:r w:rsidRPr="001F730F">
        <w:rPr>
          <w:rFonts w:ascii="Times New Roman" w:hAnsi="Times New Roman" w:cs="Times New Roman"/>
        </w:rPr>
        <w:t>. Extending Zipf’s law to </w:t>
      </w:r>
      <w:r w:rsidRPr="001F730F">
        <w:rPr>
          <w:rStyle w:val="Emphasis"/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-grams for large corpora. </w:t>
      </w:r>
      <w:r>
        <w:rPr>
          <w:rStyle w:val="Emphasis"/>
          <w:rFonts w:ascii="Times New Roman" w:hAnsi="Times New Roman" w:cs="Times New Roman"/>
        </w:rPr>
        <w:t>Artificial Intelligence Review</w:t>
      </w:r>
      <w:r w:rsidRPr="00084F3A">
        <w:rPr>
          <w:rStyle w:val="Emphasis"/>
          <w:rFonts w:ascii="Times New Roman" w:hAnsi="Times New Roman" w:cs="Times New Roman"/>
          <w:i w:val="0"/>
        </w:rPr>
        <w:t xml:space="preserve">, </w:t>
      </w:r>
      <w:r w:rsidRPr="00646A5B">
        <w:rPr>
          <w:rStyle w:val="Emphasis"/>
          <w:rFonts w:ascii="Times New Roman" w:hAnsi="Times New Roman" w:cs="Times New Roman"/>
        </w:rPr>
        <w:t>32</w:t>
      </w:r>
      <w:r w:rsidRPr="00084F3A">
        <w:rPr>
          <w:rFonts w:ascii="Times New Roman" w:hAnsi="Times New Roman" w:cs="Times New Roman"/>
          <w:i/>
        </w:rPr>
        <w:t>,</w:t>
      </w:r>
      <w:r>
        <w:rPr>
          <w:rFonts w:ascii="Times New Roman" w:hAnsi="Times New Roman" w:cs="Times New Roman"/>
        </w:rPr>
        <w:t xml:space="preserve"> p. 101-113.</w:t>
      </w:r>
    </w:p>
    <w:p w14:paraId="62124EF3" w14:textId="3ED0E3CE" w:rsidR="009B191A" w:rsidRPr="001818E1" w:rsidRDefault="00B51256" w:rsidP="001818E1">
      <w:pPr>
        <w:pStyle w:val="Textbody"/>
        <w:spacing w:line="480" w:lineRule="auto"/>
        <w:ind w:left="720" w:hanging="720"/>
        <w:rPr>
          <w:rFonts w:ascii="Times New Roman" w:hAnsi="Times New Roman" w:cs="Times New Roman"/>
          <w:i/>
        </w:rPr>
      </w:pPr>
      <w:r w:rsidRPr="001F730F">
        <w:rPr>
          <w:rFonts w:ascii="Times New Roman" w:hAnsi="Times New Roman" w:cs="Times New Roman"/>
        </w:rPr>
        <w:t xml:space="preserve">Quasthoff, U., &amp; </w:t>
      </w:r>
      <w:r w:rsidR="009B191A" w:rsidRPr="001F730F">
        <w:rPr>
          <w:rFonts w:ascii="Times New Roman" w:hAnsi="Times New Roman" w:cs="Times New Roman"/>
        </w:rPr>
        <w:t>Wolff</w:t>
      </w:r>
      <w:r w:rsidRPr="001F730F">
        <w:rPr>
          <w:rFonts w:ascii="Times New Roman" w:hAnsi="Times New Roman" w:cs="Times New Roman"/>
        </w:rPr>
        <w:t xml:space="preserve">, C. </w:t>
      </w:r>
      <w:r w:rsidR="009F59B4">
        <w:rPr>
          <w:rFonts w:ascii="Times New Roman" w:hAnsi="Times New Roman" w:cs="Times New Roman"/>
        </w:rPr>
        <w:t>(2002</w:t>
      </w:r>
      <w:r w:rsidR="00CA24D9" w:rsidRPr="001F730F">
        <w:rPr>
          <w:rFonts w:ascii="Times New Roman" w:hAnsi="Times New Roman" w:cs="Times New Roman"/>
        </w:rPr>
        <w:t>).</w:t>
      </w:r>
      <w:r w:rsidR="001818E1" w:rsidRPr="001818E1">
        <w:rPr>
          <w:rFonts w:ascii="Times New Roman" w:hAnsi="Times New Roman" w:cs="Times New Roman"/>
          <w:i/>
        </w:rPr>
        <w:t xml:space="preserve"> </w:t>
      </w:r>
      <w:r w:rsidR="001818E1" w:rsidRPr="001818E1">
        <w:rPr>
          <w:rFonts w:ascii="Times New Roman" w:hAnsi="Times New Roman" w:cs="Times New Roman"/>
        </w:rPr>
        <w:t>The Poisson Collocation Measure and its Applications</w:t>
      </w:r>
      <w:r w:rsidR="001818E1" w:rsidRPr="001818E1">
        <w:rPr>
          <w:rFonts w:ascii="Times New Roman" w:hAnsi="Times New Roman" w:cs="Times New Roman"/>
          <w:i/>
        </w:rPr>
        <w:t xml:space="preserve">.  </w:t>
      </w:r>
      <w:r w:rsidR="001818E1" w:rsidRPr="001818E1">
        <w:rPr>
          <w:rFonts w:ascii="Times New Roman" w:hAnsi="Times New Roman" w:cs="Times New Roman"/>
        </w:rPr>
        <w:t>In:</w:t>
      </w:r>
      <w:r w:rsidR="001818E1" w:rsidRPr="001818E1">
        <w:rPr>
          <w:rFonts w:ascii="Times New Roman" w:hAnsi="Times New Roman" w:cs="Times New Roman"/>
          <w:i/>
        </w:rPr>
        <w:t xml:space="preserve"> Second International Workshop on Computational Approaches to Collocations,</w:t>
      </w:r>
      <w:r w:rsidR="003F0909">
        <w:rPr>
          <w:rFonts w:ascii="Times New Roman" w:hAnsi="Times New Roman" w:cs="Times New Roman"/>
          <w:i/>
        </w:rPr>
        <w:t xml:space="preserve"> </w:t>
      </w:r>
      <w:r w:rsidR="0049429A">
        <w:rPr>
          <w:rFonts w:ascii="Times New Roman" w:hAnsi="Times New Roman" w:cs="Times New Roman"/>
        </w:rPr>
        <w:t xml:space="preserve">Vienna, </w:t>
      </w:r>
      <w:r w:rsidR="00646A5B">
        <w:rPr>
          <w:rFonts w:ascii="Times New Roman" w:hAnsi="Times New Roman" w:cs="Times New Roman"/>
        </w:rPr>
        <w:t>Austria.</w:t>
      </w:r>
    </w:p>
    <w:p w14:paraId="3549E950" w14:textId="19F15324" w:rsidR="00B7628A" w:rsidRPr="00D63164" w:rsidRDefault="00686D2E" w:rsidP="00D63164">
      <w:pPr>
        <w:pStyle w:val="Textbody"/>
        <w:spacing w:after="0" w:line="480" w:lineRule="auto"/>
        <w:ind w:left="720" w:hanging="720"/>
        <w:rPr>
          <w:rFonts w:ascii="Times New Roman" w:hAnsi="Times New Roman" w:cs="Times New Roman"/>
        </w:rPr>
      </w:pPr>
      <w:r w:rsidRPr="001F730F">
        <w:rPr>
          <w:rStyle w:val="a"/>
          <w:rFonts w:ascii="Times New Roman" w:hAnsi="Times New Roman" w:cs="Times New Roman"/>
        </w:rPr>
        <w:t xml:space="preserve">Sak, H., </w:t>
      </w:r>
      <w:r w:rsidRPr="00D63164">
        <w:rPr>
          <w:rStyle w:val="a"/>
          <w:rFonts w:ascii="Times New Roman" w:hAnsi="Times New Roman" w:cs="Times New Roman"/>
        </w:rPr>
        <w:t>Allauzen, C., Nakajima, K., Beaufays, F.</w:t>
      </w:r>
      <w:r w:rsidR="00E4492B" w:rsidRPr="00D63164">
        <w:rPr>
          <w:rStyle w:val="a"/>
          <w:rFonts w:ascii="Times New Roman" w:hAnsi="Times New Roman" w:cs="Times New Roman"/>
        </w:rPr>
        <w:t xml:space="preserve"> </w:t>
      </w:r>
      <w:r w:rsidR="00B81A7E" w:rsidRPr="00D63164">
        <w:rPr>
          <w:rStyle w:val="a"/>
          <w:rFonts w:ascii="Times New Roman" w:hAnsi="Times New Roman" w:cs="Times New Roman"/>
        </w:rPr>
        <w:t xml:space="preserve">(2013) </w:t>
      </w:r>
      <w:r w:rsidR="00E4492B" w:rsidRPr="00D63164">
        <w:rPr>
          <w:rStyle w:val="a"/>
          <w:rFonts w:ascii="Times New Roman" w:hAnsi="Times New Roman" w:cs="Times New Roman"/>
        </w:rPr>
        <w:t>Mixture of mixture n-gram language m</w:t>
      </w:r>
      <w:r w:rsidR="009F6B13">
        <w:rPr>
          <w:rStyle w:val="a"/>
          <w:rFonts w:ascii="Times New Roman" w:hAnsi="Times New Roman" w:cs="Times New Roman"/>
        </w:rPr>
        <w:t xml:space="preserve">odels. </w:t>
      </w:r>
      <w:r w:rsidR="00926D97" w:rsidRPr="00D63164">
        <w:rPr>
          <w:rFonts w:ascii="Times New Roman" w:hAnsi="Times New Roman" w:cs="Times New Roman"/>
          <w:i/>
        </w:rPr>
        <w:t xml:space="preserve">2013 IEEE Workshop on </w:t>
      </w:r>
      <w:r w:rsidR="00B7628A" w:rsidRPr="00D63164">
        <w:rPr>
          <w:rFonts w:ascii="Times New Roman" w:hAnsi="Times New Roman" w:cs="Times New Roman"/>
          <w:i/>
        </w:rPr>
        <w:t>Automatic Speech Recognition and Understanding</w:t>
      </w:r>
      <w:r w:rsidR="004810FD">
        <w:rPr>
          <w:rFonts w:ascii="Times New Roman" w:hAnsi="Times New Roman" w:cs="Times New Roman"/>
          <w:i/>
        </w:rPr>
        <w:t xml:space="preserve"> (ASRU),</w:t>
      </w:r>
      <w:r w:rsidR="004810FD">
        <w:rPr>
          <w:rFonts w:ascii="Times New Roman" w:hAnsi="Times New Roman" w:cs="Times New Roman"/>
        </w:rPr>
        <w:t xml:space="preserve"> p. 31-36, </w:t>
      </w:r>
      <w:r w:rsidR="00586FAD">
        <w:rPr>
          <w:rFonts w:ascii="Times New Roman" w:hAnsi="Times New Roman" w:cs="Times New Roman"/>
        </w:rPr>
        <w:t>8-12 Dec.</w:t>
      </w:r>
      <w:r w:rsidR="004810FD">
        <w:rPr>
          <w:rFonts w:ascii="Times New Roman" w:hAnsi="Times New Roman" w:cs="Times New Roman"/>
        </w:rPr>
        <w:t xml:space="preserve"> 2013.</w:t>
      </w:r>
    </w:p>
    <w:p w14:paraId="21D6617E" w14:textId="229061C6" w:rsidR="00144575" w:rsidRPr="00D63164" w:rsidRDefault="00B7628A" w:rsidP="00D63164">
      <w:pPr>
        <w:pStyle w:val="Textbody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  <w:r w:rsidRPr="00D63164">
        <w:rPr>
          <w:rFonts w:ascii="Times New Roman" w:eastAsia="Times New Roman" w:hAnsi="Times New Roman" w:cs="Times New Roman"/>
          <w:color w:val="auto"/>
          <w:lang w:eastAsia="en-US" w:bidi="ar-SA"/>
        </w:rPr>
        <w:t>Ya</w:t>
      </w:r>
      <w:r w:rsidR="007B2CF1" w:rsidRPr="00D63164">
        <w:rPr>
          <w:rFonts w:ascii="Times New Roman" w:eastAsia="Times New Roman" w:hAnsi="Times New Roman" w:cs="Times New Roman"/>
          <w:color w:val="auto"/>
          <w:lang w:eastAsia="en-US" w:bidi="ar-SA"/>
        </w:rPr>
        <w:t>rlett, D</w:t>
      </w:r>
      <w:r w:rsidRPr="00D63164">
        <w:rPr>
          <w:rFonts w:ascii="Times New Roman" w:eastAsia="Times New Roman" w:hAnsi="Times New Roman" w:cs="Times New Roman"/>
          <w:color w:val="auto"/>
          <w:lang w:eastAsia="en-US" w:bidi="ar-SA"/>
        </w:rPr>
        <w:t>.</w:t>
      </w:r>
      <w:r w:rsidR="007B2CF1" w:rsidRPr="00D63164">
        <w:rPr>
          <w:rFonts w:ascii="Times New Roman" w:eastAsia="Times New Roman" w:hAnsi="Times New Roman" w:cs="Times New Roman"/>
          <w:color w:val="auto"/>
          <w:lang w:eastAsia="en-US" w:bidi="ar-SA"/>
        </w:rPr>
        <w:t xml:space="preserve">, &amp; and </w:t>
      </w:r>
      <w:r w:rsidR="0078473B" w:rsidRPr="00D63164">
        <w:rPr>
          <w:rFonts w:ascii="Times New Roman" w:eastAsia="Times New Roman" w:hAnsi="Times New Roman" w:cs="Times New Roman"/>
          <w:color w:val="auto"/>
          <w:lang w:eastAsia="en-US" w:bidi="ar-SA"/>
        </w:rPr>
        <w:t>Ramscar</w:t>
      </w:r>
      <w:r w:rsidR="007B2CF1" w:rsidRPr="00D63164">
        <w:rPr>
          <w:rFonts w:ascii="Times New Roman" w:eastAsia="Times New Roman" w:hAnsi="Times New Roman" w:cs="Times New Roman"/>
          <w:color w:val="auto"/>
          <w:lang w:eastAsia="en-US" w:bidi="ar-SA"/>
        </w:rPr>
        <w:t>, M</w:t>
      </w:r>
      <w:r w:rsidR="0078473B" w:rsidRPr="00D63164">
        <w:rPr>
          <w:rFonts w:ascii="Times New Roman" w:eastAsia="Times New Roman" w:hAnsi="Times New Roman" w:cs="Times New Roman"/>
          <w:color w:val="auto"/>
          <w:lang w:eastAsia="en-US" w:bidi="ar-SA"/>
        </w:rPr>
        <w:t>.</w:t>
      </w:r>
      <w:r w:rsidR="00B81A7E" w:rsidRPr="00D63164">
        <w:rPr>
          <w:rFonts w:ascii="Times New Roman" w:eastAsia="Times New Roman" w:hAnsi="Times New Roman" w:cs="Times New Roman"/>
          <w:color w:val="auto"/>
          <w:lang w:eastAsia="en-US" w:bidi="ar-SA"/>
        </w:rPr>
        <w:t xml:space="preserve"> (2008).</w:t>
      </w:r>
      <w:r w:rsidRPr="00D63164">
        <w:rPr>
          <w:rFonts w:ascii="Times New Roman" w:eastAsia="Times New Roman" w:hAnsi="Times New Roman" w:cs="Times New Roman"/>
          <w:color w:val="auto"/>
          <w:lang w:eastAsia="en-US" w:bidi="ar-SA"/>
        </w:rPr>
        <w:t xml:space="preserve"> </w:t>
      </w:r>
      <w:r w:rsidR="007A57F7" w:rsidRPr="00D63164">
        <w:rPr>
          <w:rFonts w:ascii="Times New Roman" w:eastAsia="Times New Roman" w:hAnsi="Times New Roman" w:cs="Times New Roman"/>
          <w:i/>
          <w:color w:val="auto"/>
          <w:lang w:eastAsia="en-US" w:bidi="ar-SA"/>
        </w:rPr>
        <w:t>Language learning through s</w:t>
      </w:r>
      <w:r w:rsidRPr="00D63164">
        <w:rPr>
          <w:rFonts w:ascii="Times New Roman" w:eastAsia="Times New Roman" w:hAnsi="Times New Roman" w:cs="Times New Roman"/>
          <w:i/>
          <w:color w:val="auto"/>
          <w:lang w:eastAsia="en-US" w:bidi="ar-SA"/>
        </w:rPr>
        <w:t>imilarity-</w:t>
      </w:r>
      <w:r w:rsidR="007A57F7" w:rsidRPr="00D63164">
        <w:rPr>
          <w:rFonts w:ascii="Times New Roman" w:eastAsia="Times New Roman" w:hAnsi="Times New Roman" w:cs="Times New Roman"/>
          <w:i/>
          <w:color w:val="auto"/>
          <w:lang w:eastAsia="en-US" w:bidi="ar-SA"/>
        </w:rPr>
        <w:t>based g</w:t>
      </w:r>
      <w:r w:rsidR="004E3CF3" w:rsidRPr="00D63164">
        <w:rPr>
          <w:rFonts w:ascii="Times New Roman" w:eastAsia="Times New Roman" w:hAnsi="Times New Roman" w:cs="Times New Roman"/>
          <w:i/>
          <w:color w:val="auto"/>
          <w:lang w:eastAsia="en-US" w:bidi="ar-SA"/>
        </w:rPr>
        <w:t>eneralization</w:t>
      </w:r>
      <w:r w:rsidR="00F623C5" w:rsidRPr="00D63164">
        <w:rPr>
          <w:rFonts w:ascii="Times New Roman" w:eastAsia="Times New Roman" w:hAnsi="Times New Roman" w:cs="Times New Roman"/>
          <w:color w:val="auto"/>
          <w:lang w:eastAsia="en-US" w:bidi="ar-SA"/>
        </w:rPr>
        <w:t>.</w:t>
      </w:r>
      <w:r w:rsidRPr="00D63164">
        <w:rPr>
          <w:rFonts w:ascii="Times New Roman" w:eastAsia="Times New Roman" w:hAnsi="Times New Roman" w:cs="Times New Roman"/>
          <w:color w:val="auto"/>
          <w:lang w:eastAsia="en-US" w:bidi="ar-SA"/>
        </w:rPr>
        <w:t xml:space="preserve"> </w:t>
      </w:r>
      <w:r w:rsidR="00452DA2" w:rsidRPr="00D63164">
        <w:rPr>
          <w:rFonts w:ascii="Times New Roman" w:eastAsia="Times New Roman" w:hAnsi="Times New Roman" w:cs="Times New Roman"/>
          <w:color w:val="auto"/>
          <w:lang w:eastAsia="en-US" w:bidi="ar-SA"/>
        </w:rPr>
        <w:t>Stanford University</w:t>
      </w:r>
      <w:r w:rsidR="00823467" w:rsidRPr="00D63164">
        <w:rPr>
          <w:rFonts w:ascii="Times New Roman" w:eastAsia="Times New Roman" w:hAnsi="Times New Roman" w:cs="Times New Roman"/>
          <w:color w:val="auto"/>
          <w:lang w:eastAsia="en-US" w:bidi="ar-SA"/>
        </w:rPr>
        <w:t>: Psychology Department</w:t>
      </w:r>
      <w:r w:rsidR="00452DA2" w:rsidRPr="00D63164">
        <w:rPr>
          <w:rFonts w:ascii="Times New Roman" w:eastAsia="Times New Roman" w:hAnsi="Times New Roman" w:cs="Times New Roman"/>
          <w:color w:val="auto"/>
          <w:lang w:eastAsia="en-US" w:bidi="ar-SA"/>
        </w:rPr>
        <w:t>.</w:t>
      </w:r>
    </w:p>
    <w:p w14:paraId="5A458859" w14:textId="77777777" w:rsidR="007D6417" w:rsidRDefault="00D63164" w:rsidP="007D6417">
      <w:pPr>
        <w:widowControl/>
        <w:tabs>
          <w:tab w:val="clear" w:pos="709"/>
        </w:tabs>
        <w:suppressAutoHyphens w:val="0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  <w:r w:rsidRPr="00D63164">
        <w:rPr>
          <w:rFonts w:ascii="Times New Roman" w:eastAsia="Times New Roman" w:hAnsi="Times New Roman" w:cs="Times New Roman"/>
          <w:color w:val="auto"/>
          <w:lang w:eastAsia="en-US" w:bidi="ar-SA"/>
        </w:rPr>
        <w:t>Zipf, G. K. (1949</w:t>
      </w:r>
      <w:r w:rsidRPr="00D63164">
        <w:rPr>
          <w:rFonts w:ascii="Times New Roman" w:eastAsia="Times New Roman" w:hAnsi="Times New Roman" w:cs="Times New Roman"/>
          <w:i/>
          <w:color w:val="auto"/>
          <w:lang w:eastAsia="en-US" w:bidi="ar-SA"/>
        </w:rPr>
        <w:t>). Human behavior an</w:t>
      </w:r>
      <w:r w:rsidRPr="00C30B70">
        <w:rPr>
          <w:rFonts w:ascii="Times New Roman" w:eastAsia="Times New Roman" w:hAnsi="Times New Roman" w:cs="Times New Roman"/>
          <w:i/>
          <w:color w:val="auto"/>
          <w:lang w:eastAsia="en-US" w:bidi="ar-SA"/>
        </w:rPr>
        <w:t>d the principle of least effort</w:t>
      </w:r>
      <w:r w:rsidR="00C30B70">
        <w:rPr>
          <w:rFonts w:ascii="Times New Roman" w:eastAsia="Times New Roman" w:hAnsi="Times New Roman" w:cs="Times New Roman"/>
          <w:color w:val="auto"/>
          <w:lang w:eastAsia="en-US" w:bidi="ar-SA"/>
        </w:rPr>
        <w:t>. Cambridge, Mass</w:t>
      </w:r>
      <w:r w:rsidR="004976CA">
        <w:rPr>
          <w:rFonts w:ascii="Times New Roman" w:eastAsia="Times New Roman" w:hAnsi="Times New Roman" w:cs="Times New Roman"/>
          <w:color w:val="auto"/>
          <w:lang w:eastAsia="en-US" w:bidi="ar-SA"/>
        </w:rPr>
        <w:t>achusetts</w:t>
      </w:r>
      <w:r w:rsidR="00C30B70">
        <w:rPr>
          <w:rFonts w:ascii="Times New Roman" w:eastAsia="Times New Roman" w:hAnsi="Times New Roman" w:cs="Times New Roman"/>
          <w:color w:val="auto"/>
          <w:lang w:eastAsia="en-US" w:bidi="ar-SA"/>
        </w:rPr>
        <w:t>:</w:t>
      </w:r>
      <w:r w:rsidRPr="00D63164">
        <w:rPr>
          <w:rFonts w:ascii="Times New Roman" w:eastAsia="Times New Roman" w:hAnsi="Times New Roman" w:cs="Times New Roman"/>
          <w:color w:val="auto"/>
          <w:lang w:eastAsia="en-US" w:bidi="ar-SA"/>
        </w:rPr>
        <w:t xml:space="preserve"> Addison-Wesley.</w:t>
      </w:r>
    </w:p>
    <w:p w14:paraId="65F7B013" w14:textId="388CA25D" w:rsidR="00EF5BF6" w:rsidRPr="007D6417" w:rsidRDefault="00EF5BF6" w:rsidP="007D6417">
      <w:pPr>
        <w:widowControl/>
        <w:tabs>
          <w:tab w:val="clear" w:pos="709"/>
        </w:tabs>
        <w:suppressAutoHyphens w:val="0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  <w:r w:rsidRPr="00E07EBD">
        <w:rPr>
          <w:rFonts w:ascii="Times New Roman" w:hAnsi="Times New Roman" w:cs="Times New Roman"/>
        </w:rPr>
        <w:lastRenderedPageBreak/>
        <w:t>Table 1</w:t>
      </w:r>
    </w:p>
    <w:p w14:paraId="6A2AB1E0" w14:textId="50C627F7" w:rsidR="00EF5BF6" w:rsidRPr="00E07EBD" w:rsidRDefault="00EF5BF6">
      <w:pPr>
        <w:rPr>
          <w:rFonts w:ascii="Times New Roman" w:hAnsi="Times New Roman" w:cs="Times New Roman"/>
        </w:rPr>
      </w:pPr>
      <w:r w:rsidRPr="00E07EBD">
        <w:rPr>
          <w:rFonts w:ascii="Times New Roman" w:hAnsi="Times New Roman" w:cs="Times New Roman"/>
          <w:i/>
        </w:rPr>
        <w:t>Sample Word Co-Occurrence Frequency Matrix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9"/>
        <w:gridCol w:w="1832"/>
        <w:gridCol w:w="1881"/>
        <w:gridCol w:w="2054"/>
        <w:gridCol w:w="2562"/>
      </w:tblGrid>
      <w:tr w:rsidR="00C86E07" w:rsidRPr="00E07EBD" w14:paraId="5229B10C" w14:textId="77777777" w:rsidTr="00CF6703">
        <w:trPr>
          <w:trHeight w:val="422"/>
        </w:trPr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5A43B1" w14:textId="77777777" w:rsidR="00004A7B" w:rsidRPr="00E07EBD" w:rsidRDefault="00004A7B" w:rsidP="00627F86">
            <w:pPr>
              <w:tabs>
                <w:tab w:val="clear" w:pos="709"/>
                <w:tab w:val="left" w:pos="1080"/>
                <w:tab w:val="left" w:pos="1620"/>
                <w:tab w:val="left" w:pos="2160"/>
                <w:tab w:val="left" w:pos="2880"/>
                <w:tab w:val="left" w:pos="32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E3BF75" w14:textId="4A77CD2F" w:rsidR="00004A7B" w:rsidRPr="00E07EBD" w:rsidRDefault="00004A7B" w:rsidP="00627F86">
            <w:pPr>
              <w:tabs>
                <w:tab w:val="clear" w:pos="709"/>
                <w:tab w:val="left" w:pos="1080"/>
                <w:tab w:val="left" w:pos="1620"/>
                <w:tab w:val="left" w:pos="2160"/>
                <w:tab w:val="left" w:pos="2880"/>
                <w:tab w:val="left" w:pos="32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07EBD">
              <w:rPr>
                <w:rFonts w:ascii="Times New Roman" w:hAnsi="Times New Roman" w:cs="Times New Roman"/>
              </w:rPr>
              <w:t>Dog</w:t>
            </w:r>
            <w:r w:rsidR="00124D41" w:rsidRPr="00E07EB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34C365" w14:textId="77777777" w:rsidR="00004A7B" w:rsidRPr="00E07EBD" w:rsidRDefault="00004A7B" w:rsidP="00627F86">
            <w:pPr>
              <w:tabs>
                <w:tab w:val="clear" w:pos="709"/>
                <w:tab w:val="left" w:pos="1080"/>
                <w:tab w:val="left" w:pos="1620"/>
                <w:tab w:val="left" w:pos="2160"/>
                <w:tab w:val="left" w:pos="2880"/>
                <w:tab w:val="left" w:pos="32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07EBD">
              <w:rPr>
                <w:rFonts w:ascii="Times New Roman" w:hAnsi="Times New Roman" w:cs="Times New Roman"/>
              </w:rPr>
              <w:t>Cat</w:t>
            </w:r>
          </w:p>
        </w:tc>
        <w:tc>
          <w:tcPr>
            <w:tcW w:w="2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38D600" w14:textId="77777777" w:rsidR="00004A7B" w:rsidRPr="00E07EBD" w:rsidRDefault="00004A7B" w:rsidP="00627F86">
            <w:pPr>
              <w:tabs>
                <w:tab w:val="clear" w:pos="709"/>
                <w:tab w:val="left" w:pos="1080"/>
                <w:tab w:val="left" w:pos="1620"/>
                <w:tab w:val="left" w:pos="2160"/>
                <w:tab w:val="left" w:pos="2880"/>
                <w:tab w:val="left" w:pos="32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07EBD">
              <w:rPr>
                <w:rFonts w:ascii="Times New Roman" w:hAnsi="Times New Roman" w:cs="Times New Roman"/>
              </w:rPr>
              <w:t>Fish</w:t>
            </w:r>
          </w:p>
        </w:tc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5176B5CF" w14:textId="77777777" w:rsidR="00004A7B" w:rsidRPr="00E07EBD" w:rsidRDefault="00004A7B" w:rsidP="00627F86">
            <w:pPr>
              <w:tabs>
                <w:tab w:val="clear" w:pos="709"/>
                <w:tab w:val="left" w:pos="1080"/>
                <w:tab w:val="left" w:pos="1620"/>
                <w:tab w:val="left" w:pos="2160"/>
                <w:tab w:val="left" w:pos="2880"/>
                <w:tab w:val="left" w:pos="32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07EBD">
              <w:rPr>
                <w:rFonts w:ascii="Times New Roman" w:hAnsi="Times New Roman" w:cs="Times New Roman"/>
              </w:rPr>
              <w:t>Jump</w:t>
            </w:r>
          </w:p>
        </w:tc>
      </w:tr>
      <w:tr w:rsidR="00C86E07" w:rsidRPr="00E07EBD" w14:paraId="32CA962D" w14:textId="77777777" w:rsidTr="00CF6703">
        <w:trPr>
          <w:trHeight w:val="422"/>
        </w:trPr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79F3F3" w14:textId="77777777" w:rsidR="00004A7B" w:rsidRPr="00E07EBD" w:rsidRDefault="00004A7B" w:rsidP="00627F86">
            <w:pPr>
              <w:tabs>
                <w:tab w:val="clear" w:pos="709"/>
                <w:tab w:val="left" w:pos="1080"/>
                <w:tab w:val="left" w:pos="1620"/>
                <w:tab w:val="left" w:pos="2160"/>
                <w:tab w:val="left" w:pos="2880"/>
                <w:tab w:val="left" w:pos="32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07EBD">
              <w:rPr>
                <w:rFonts w:ascii="Times New Roman" w:hAnsi="Times New Roman" w:cs="Times New Roman"/>
              </w:rPr>
              <w:t>Dog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5907BE7" w14:textId="77777777" w:rsidR="00004A7B" w:rsidRPr="00E07EBD" w:rsidRDefault="00004A7B" w:rsidP="00F72DC3">
            <w:pPr>
              <w:pStyle w:val="ListParagraph"/>
              <w:tabs>
                <w:tab w:val="clear" w:pos="709"/>
                <w:tab w:val="left" w:pos="1080"/>
                <w:tab w:val="left" w:pos="1620"/>
                <w:tab w:val="left" w:pos="2160"/>
                <w:tab w:val="left" w:pos="2880"/>
                <w:tab w:val="left" w:pos="3240"/>
              </w:tabs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E07EBD">
              <w:rPr>
                <w:rFonts w:ascii="Times New Roman" w:hAnsi="Times New Roman" w:cs="Times New Roman"/>
                <w:szCs w:val="24"/>
              </w:rPr>
              <w:t>*</w:t>
            </w:r>
          </w:p>
        </w:tc>
        <w:tc>
          <w:tcPr>
            <w:tcW w:w="1881" w:type="dxa"/>
            <w:tcBorders>
              <w:top w:val="single" w:sz="4" w:space="0" w:color="auto"/>
            </w:tcBorders>
            <w:shd w:val="clear" w:color="auto" w:fill="auto"/>
          </w:tcPr>
          <w:p w14:paraId="42EE49D3" w14:textId="77777777" w:rsidR="00004A7B" w:rsidRPr="00E07EBD" w:rsidRDefault="00004A7B" w:rsidP="00627F86">
            <w:pPr>
              <w:tabs>
                <w:tab w:val="clear" w:pos="709"/>
                <w:tab w:val="left" w:pos="1080"/>
                <w:tab w:val="left" w:pos="1620"/>
                <w:tab w:val="left" w:pos="2160"/>
                <w:tab w:val="left" w:pos="2880"/>
                <w:tab w:val="left" w:pos="32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07EB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054" w:type="dxa"/>
            <w:tcBorders>
              <w:top w:val="single" w:sz="4" w:space="0" w:color="auto"/>
            </w:tcBorders>
            <w:shd w:val="clear" w:color="auto" w:fill="auto"/>
          </w:tcPr>
          <w:p w14:paraId="4A92F5B3" w14:textId="77777777" w:rsidR="00004A7B" w:rsidRPr="00E07EBD" w:rsidRDefault="00004A7B" w:rsidP="00627F86">
            <w:pPr>
              <w:tabs>
                <w:tab w:val="clear" w:pos="709"/>
                <w:tab w:val="left" w:pos="1080"/>
                <w:tab w:val="left" w:pos="1620"/>
                <w:tab w:val="left" w:pos="2160"/>
                <w:tab w:val="left" w:pos="2880"/>
                <w:tab w:val="left" w:pos="32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07EB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62" w:type="dxa"/>
            <w:tcBorders>
              <w:top w:val="single" w:sz="4" w:space="0" w:color="auto"/>
              <w:right w:val="nil"/>
            </w:tcBorders>
            <w:shd w:val="clear" w:color="auto" w:fill="auto"/>
          </w:tcPr>
          <w:p w14:paraId="02E8A9E6" w14:textId="77777777" w:rsidR="00004A7B" w:rsidRPr="00E07EBD" w:rsidRDefault="00004A7B" w:rsidP="00627F86">
            <w:pPr>
              <w:tabs>
                <w:tab w:val="clear" w:pos="709"/>
                <w:tab w:val="left" w:pos="1080"/>
                <w:tab w:val="left" w:pos="1620"/>
                <w:tab w:val="left" w:pos="2160"/>
                <w:tab w:val="left" w:pos="2880"/>
                <w:tab w:val="left" w:pos="32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07EBD">
              <w:rPr>
                <w:rFonts w:ascii="Times New Roman" w:hAnsi="Times New Roman" w:cs="Times New Roman"/>
              </w:rPr>
              <w:t>0</w:t>
            </w:r>
          </w:p>
        </w:tc>
      </w:tr>
      <w:tr w:rsidR="00C86E07" w:rsidRPr="00E07EBD" w14:paraId="4A516BF9" w14:textId="77777777" w:rsidTr="00CF6703">
        <w:trPr>
          <w:trHeight w:val="410"/>
        </w:trPr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009FA" w14:textId="77777777" w:rsidR="00004A7B" w:rsidRPr="00E07EBD" w:rsidRDefault="00004A7B" w:rsidP="00627F86">
            <w:pPr>
              <w:tabs>
                <w:tab w:val="clear" w:pos="709"/>
                <w:tab w:val="left" w:pos="1080"/>
                <w:tab w:val="left" w:pos="1620"/>
                <w:tab w:val="left" w:pos="2160"/>
                <w:tab w:val="left" w:pos="2880"/>
                <w:tab w:val="left" w:pos="32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07EBD">
              <w:rPr>
                <w:rFonts w:ascii="Times New Roman" w:hAnsi="Times New Roman" w:cs="Times New Roman"/>
              </w:rPr>
              <w:t>Cat</w:t>
            </w:r>
          </w:p>
        </w:tc>
        <w:tc>
          <w:tcPr>
            <w:tcW w:w="1832" w:type="dxa"/>
            <w:tcBorders>
              <w:left w:val="single" w:sz="4" w:space="0" w:color="auto"/>
            </w:tcBorders>
            <w:shd w:val="clear" w:color="auto" w:fill="auto"/>
          </w:tcPr>
          <w:p w14:paraId="33BB8D32" w14:textId="77777777" w:rsidR="00004A7B" w:rsidRPr="00E07EBD" w:rsidRDefault="00004A7B" w:rsidP="00627F86">
            <w:pPr>
              <w:tabs>
                <w:tab w:val="clear" w:pos="709"/>
                <w:tab w:val="left" w:pos="1080"/>
                <w:tab w:val="left" w:pos="1620"/>
                <w:tab w:val="left" w:pos="2160"/>
                <w:tab w:val="left" w:pos="2880"/>
                <w:tab w:val="left" w:pos="32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07EB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81" w:type="dxa"/>
            <w:shd w:val="clear" w:color="auto" w:fill="auto"/>
          </w:tcPr>
          <w:p w14:paraId="3D2474AE" w14:textId="77777777" w:rsidR="00004A7B" w:rsidRPr="00E07EBD" w:rsidRDefault="00004A7B" w:rsidP="00627F86">
            <w:pPr>
              <w:tabs>
                <w:tab w:val="clear" w:pos="709"/>
                <w:tab w:val="left" w:pos="1080"/>
                <w:tab w:val="left" w:pos="1620"/>
                <w:tab w:val="left" w:pos="2160"/>
                <w:tab w:val="left" w:pos="2880"/>
                <w:tab w:val="left" w:pos="32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07EBD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2054" w:type="dxa"/>
            <w:shd w:val="clear" w:color="auto" w:fill="auto"/>
          </w:tcPr>
          <w:p w14:paraId="3A9D15EC" w14:textId="77777777" w:rsidR="00004A7B" w:rsidRPr="00E07EBD" w:rsidRDefault="00004A7B" w:rsidP="00627F86">
            <w:pPr>
              <w:tabs>
                <w:tab w:val="clear" w:pos="709"/>
                <w:tab w:val="left" w:pos="1080"/>
                <w:tab w:val="left" w:pos="1620"/>
                <w:tab w:val="left" w:pos="2160"/>
                <w:tab w:val="left" w:pos="2880"/>
                <w:tab w:val="left" w:pos="32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07EB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62" w:type="dxa"/>
            <w:tcBorders>
              <w:right w:val="nil"/>
            </w:tcBorders>
            <w:shd w:val="clear" w:color="auto" w:fill="auto"/>
          </w:tcPr>
          <w:p w14:paraId="375EC8FD" w14:textId="77777777" w:rsidR="00004A7B" w:rsidRPr="00E07EBD" w:rsidRDefault="00004A7B" w:rsidP="00627F86">
            <w:pPr>
              <w:tabs>
                <w:tab w:val="clear" w:pos="709"/>
                <w:tab w:val="left" w:pos="1080"/>
                <w:tab w:val="left" w:pos="1620"/>
                <w:tab w:val="left" w:pos="2160"/>
                <w:tab w:val="left" w:pos="2880"/>
                <w:tab w:val="left" w:pos="32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07EBD">
              <w:rPr>
                <w:rFonts w:ascii="Times New Roman" w:hAnsi="Times New Roman" w:cs="Times New Roman"/>
              </w:rPr>
              <w:t>1</w:t>
            </w:r>
          </w:p>
        </w:tc>
      </w:tr>
      <w:tr w:rsidR="00C86E07" w:rsidRPr="00E07EBD" w14:paraId="0150CE8A" w14:textId="77777777" w:rsidTr="00CF6703">
        <w:trPr>
          <w:trHeight w:val="422"/>
        </w:trPr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A81609" w14:textId="77777777" w:rsidR="00004A7B" w:rsidRPr="00E07EBD" w:rsidRDefault="00004A7B" w:rsidP="00627F86">
            <w:pPr>
              <w:tabs>
                <w:tab w:val="clear" w:pos="709"/>
                <w:tab w:val="left" w:pos="1080"/>
                <w:tab w:val="left" w:pos="1620"/>
                <w:tab w:val="left" w:pos="2160"/>
                <w:tab w:val="left" w:pos="2880"/>
                <w:tab w:val="left" w:pos="32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07EBD">
              <w:rPr>
                <w:rFonts w:ascii="Times New Roman" w:hAnsi="Times New Roman" w:cs="Times New Roman"/>
              </w:rPr>
              <w:t>Fish</w:t>
            </w:r>
          </w:p>
        </w:tc>
        <w:tc>
          <w:tcPr>
            <w:tcW w:w="1832" w:type="dxa"/>
            <w:tcBorders>
              <w:left w:val="single" w:sz="4" w:space="0" w:color="auto"/>
            </w:tcBorders>
            <w:shd w:val="clear" w:color="auto" w:fill="auto"/>
          </w:tcPr>
          <w:p w14:paraId="3B62244C" w14:textId="77777777" w:rsidR="00004A7B" w:rsidRPr="00E07EBD" w:rsidRDefault="00004A7B" w:rsidP="00627F86">
            <w:pPr>
              <w:tabs>
                <w:tab w:val="clear" w:pos="709"/>
                <w:tab w:val="left" w:pos="1080"/>
                <w:tab w:val="left" w:pos="1620"/>
                <w:tab w:val="left" w:pos="2160"/>
                <w:tab w:val="left" w:pos="2880"/>
                <w:tab w:val="left" w:pos="32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07EB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81" w:type="dxa"/>
            <w:shd w:val="clear" w:color="auto" w:fill="auto"/>
          </w:tcPr>
          <w:p w14:paraId="3F1746F5" w14:textId="77777777" w:rsidR="00004A7B" w:rsidRPr="00E07EBD" w:rsidRDefault="00004A7B" w:rsidP="00627F86">
            <w:pPr>
              <w:tabs>
                <w:tab w:val="clear" w:pos="709"/>
                <w:tab w:val="left" w:pos="1080"/>
                <w:tab w:val="left" w:pos="1620"/>
                <w:tab w:val="left" w:pos="2160"/>
                <w:tab w:val="left" w:pos="2880"/>
                <w:tab w:val="left" w:pos="32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07EB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54" w:type="dxa"/>
            <w:shd w:val="clear" w:color="auto" w:fill="auto"/>
          </w:tcPr>
          <w:p w14:paraId="7B0A0C8D" w14:textId="77777777" w:rsidR="00004A7B" w:rsidRPr="00E07EBD" w:rsidRDefault="00004A7B" w:rsidP="00627F86">
            <w:pPr>
              <w:tabs>
                <w:tab w:val="clear" w:pos="709"/>
                <w:tab w:val="left" w:pos="1080"/>
                <w:tab w:val="left" w:pos="1620"/>
                <w:tab w:val="left" w:pos="2160"/>
                <w:tab w:val="left" w:pos="2880"/>
                <w:tab w:val="left" w:pos="32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07EBD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2562" w:type="dxa"/>
            <w:tcBorders>
              <w:right w:val="nil"/>
            </w:tcBorders>
            <w:shd w:val="clear" w:color="auto" w:fill="auto"/>
          </w:tcPr>
          <w:p w14:paraId="4B907E79" w14:textId="77777777" w:rsidR="00004A7B" w:rsidRPr="00E07EBD" w:rsidRDefault="00004A7B" w:rsidP="00627F86">
            <w:pPr>
              <w:tabs>
                <w:tab w:val="clear" w:pos="709"/>
                <w:tab w:val="left" w:pos="1080"/>
                <w:tab w:val="left" w:pos="1620"/>
                <w:tab w:val="left" w:pos="2160"/>
                <w:tab w:val="left" w:pos="2880"/>
                <w:tab w:val="left" w:pos="32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07EBD">
              <w:rPr>
                <w:rFonts w:ascii="Times New Roman" w:hAnsi="Times New Roman" w:cs="Times New Roman"/>
              </w:rPr>
              <w:t>2</w:t>
            </w:r>
          </w:p>
        </w:tc>
      </w:tr>
      <w:tr w:rsidR="00C86E07" w:rsidRPr="00E07EBD" w14:paraId="680E319A" w14:textId="77777777" w:rsidTr="00CF6703">
        <w:trPr>
          <w:trHeight w:val="422"/>
        </w:trPr>
        <w:tc>
          <w:tcPr>
            <w:tcW w:w="113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4102ACC" w14:textId="77777777" w:rsidR="00004A7B" w:rsidRPr="00E07EBD" w:rsidRDefault="00004A7B" w:rsidP="00627F86">
            <w:pPr>
              <w:tabs>
                <w:tab w:val="clear" w:pos="709"/>
                <w:tab w:val="left" w:pos="1080"/>
                <w:tab w:val="left" w:pos="1620"/>
                <w:tab w:val="left" w:pos="2160"/>
                <w:tab w:val="left" w:pos="2880"/>
                <w:tab w:val="left" w:pos="32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07EBD">
              <w:rPr>
                <w:rFonts w:ascii="Times New Roman" w:hAnsi="Times New Roman" w:cs="Times New Roman"/>
              </w:rPr>
              <w:t>Jump</w:t>
            </w:r>
          </w:p>
        </w:tc>
        <w:tc>
          <w:tcPr>
            <w:tcW w:w="1832" w:type="dxa"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4B46A376" w14:textId="77777777" w:rsidR="00004A7B" w:rsidRPr="00E07EBD" w:rsidRDefault="00004A7B" w:rsidP="00627F86">
            <w:pPr>
              <w:tabs>
                <w:tab w:val="clear" w:pos="709"/>
                <w:tab w:val="left" w:pos="1080"/>
                <w:tab w:val="left" w:pos="1620"/>
                <w:tab w:val="left" w:pos="2160"/>
                <w:tab w:val="left" w:pos="2880"/>
                <w:tab w:val="left" w:pos="32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07EB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81" w:type="dxa"/>
            <w:tcBorders>
              <w:bottom w:val="nil"/>
            </w:tcBorders>
            <w:shd w:val="clear" w:color="auto" w:fill="auto"/>
          </w:tcPr>
          <w:p w14:paraId="6FF9B28E" w14:textId="77777777" w:rsidR="00004A7B" w:rsidRPr="00E07EBD" w:rsidRDefault="00004A7B" w:rsidP="00627F86">
            <w:pPr>
              <w:tabs>
                <w:tab w:val="clear" w:pos="709"/>
                <w:tab w:val="left" w:pos="1080"/>
                <w:tab w:val="left" w:pos="1620"/>
                <w:tab w:val="left" w:pos="2160"/>
                <w:tab w:val="left" w:pos="2880"/>
                <w:tab w:val="left" w:pos="32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07EB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54" w:type="dxa"/>
            <w:tcBorders>
              <w:bottom w:val="nil"/>
            </w:tcBorders>
            <w:shd w:val="clear" w:color="auto" w:fill="auto"/>
          </w:tcPr>
          <w:p w14:paraId="5943DB15" w14:textId="77777777" w:rsidR="00004A7B" w:rsidRPr="00E07EBD" w:rsidRDefault="00004A7B" w:rsidP="00627F86">
            <w:pPr>
              <w:tabs>
                <w:tab w:val="clear" w:pos="709"/>
                <w:tab w:val="left" w:pos="1080"/>
                <w:tab w:val="left" w:pos="1620"/>
                <w:tab w:val="left" w:pos="2160"/>
                <w:tab w:val="left" w:pos="2880"/>
                <w:tab w:val="left" w:pos="32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07EB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62" w:type="dxa"/>
            <w:tcBorders>
              <w:bottom w:val="nil"/>
              <w:right w:val="nil"/>
            </w:tcBorders>
            <w:shd w:val="clear" w:color="auto" w:fill="auto"/>
          </w:tcPr>
          <w:p w14:paraId="1B38AB3E" w14:textId="77777777" w:rsidR="00004A7B" w:rsidRPr="00E07EBD" w:rsidRDefault="00004A7B" w:rsidP="00627F86">
            <w:pPr>
              <w:keepNext/>
              <w:tabs>
                <w:tab w:val="clear" w:pos="709"/>
                <w:tab w:val="left" w:pos="1080"/>
                <w:tab w:val="left" w:pos="1620"/>
                <w:tab w:val="left" w:pos="2160"/>
                <w:tab w:val="left" w:pos="2880"/>
                <w:tab w:val="left" w:pos="32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07EBD">
              <w:rPr>
                <w:rFonts w:ascii="Times New Roman" w:hAnsi="Times New Roman" w:cs="Times New Roman"/>
              </w:rPr>
              <w:t>*</w:t>
            </w:r>
          </w:p>
        </w:tc>
      </w:tr>
    </w:tbl>
    <w:p w14:paraId="0391D71C" w14:textId="33B13461" w:rsidR="00004A7B" w:rsidRPr="00E07EBD" w:rsidRDefault="00445B3A" w:rsidP="009E5614">
      <w:pPr>
        <w:spacing w:after="0" w:line="240" w:lineRule="auto"/>
        <w:ind w:right="-18"/>
        <w:rPr>
          <w:rFonts w:ascii="Times New Roman" w:hAnsi="Times New Roman" w:cs="Times New Roman"/>
        </w:rPr>
      </w:pPr>
      <w:r w:rsidRPr="00E07EBD">
        <w:rPr>
          <w:rFonts w:ascii="Times New Roman" w:hAnsi="Times New Roman" w:cs="Times New Roman"/>
          <w:i/>
        </w:rPr>
        <w:t>Note.</w:t>
      </w:r>
      <w:r w:rsidRPr="00E07EBD">
        <w:rPr>
          <w:rFonts w:ascii="Times New Roman" w:hAnsi="Times New Roman" w:cs="Times New Roman"/>
        </w:rPr>
        <w:t xml:space="preserve"> </w:t>
      </w:r>
      <w:r w:rsidR="00004A7B" w:rsidRPr="00E07EBD">
        <w:rPr>
          <w:rFonts w:ascii="Times New Roman" w:hAnsi="Times New Roman" w:cs="Times New Roman"/>
        </w:rPr>
        <w:t xml:space="preserve">Each row within this table represents a given word’s co-occurrences for a simple four word lexicon and a given co-occurrence radius, where the dimension of each vector is the size of the lexicon.  Asterisks represent needless entries, since words need not relate with themselves. Generating the similarity-based data model begins with constructing this simple </w:t>
      </w:r>
      <w:r w:rsidR="00DC363A" w:rsidRPr="00E07EBD">
        <w:rPr>
          <w:rFonts w:ascii="Times New Roman" w:hAnsi="Times New Roman" w:cs="Times New Roman"/>
        </w:rPr>
        <w:t>co-occurrence</w:t>
      </w:r>
      <w:r w:rsidR="00004A7B" w:rsidRPr="00E07EBD">
        <w:rPr>
          <w:rFonts w:ascii="Times New Roman" w:hAnsi="Times New Roman" w:cs="Times New Roman"/>
        </w:rPr>
        <w:t xml:space="preserve"> matrix.</w:t>
      </w:r>
    </w:p>
    <w:p w14:paraId="7000DB80" w14:textId="77777777" w:rsidR="00004A7B" w:rsidRDefault="00004A7B" w:rsidP="00D63164">
      <w:pPr>
        <w:widowControl/>
        <w:tabs>
          <w:tab w:val="clear" w:pos="709"/>
        </w:tabs>
        <w:suppressAutoHyphens w:val="0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</w:p>
    <w:p w14:paraId="3FDE8FD5" w14:textId="77777777" w:rsidR="00506D0C" w:rsidRDefault="00506D0C" w:rsidP="00D63164">
      <w:pPr>
        <w:widowControl/>
        <w:tabs>
          <w:tab w:val="clear" w:pos="709"/>
        </w:tabs>
        <w:suppressAutoHyphens w:val="0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</w:p>
    <w:p w14:paraId="64413D31" w14:textId="77777777" w:rsidR="00EA2FB1" w:rsidRDefault="00EA2FB1" w:rsidP="00D63164">
      <w:pPr>
        <w:widowControl/>
        <w:tabs>
          <w:tab w:val="clear" w:pos="709"/>
        </w:tabs>
        <w:suppressAutoHyphens w:val="0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</w:p>
    <w:p w14:paraId="35D568E1" w14:textId="77777777" w:rsidR="00EA2FB1" w:rsidRDefault="00EA2FB1" w:rsidP="00D63164">
      <w:pPr>
        <w:widowControl/>
        <w:tabs>
          <w:tab w:val="clear" w:pos="709"/>
        </w:tabs>
        <w:suppressAutoHyphens w:val="0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</w:p>
    <w:p w14:paraId="57253EAD" w14:textId="77777777" w:rsidR="00EA2FB1" w:rsidRDefault="00EA2FB1" w:rsidP="00D63164">
      <w:pPr>
        <w:widowControl/>
        <w:tabs>
          <w:tab w:val="clear" w:pos="709"/>
        </w:tabs>
        <w:suppressAutoHyphens w:val="0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</w:p>
    <w:p w14:paraId="4AE262DD" w14:textId="77777777" w:rsidR="00EA2FB1" w:rsidRDefault="00EA2FB1" w:rsidP="00D63164">
      <w:pPr>
        <w:widowControl/>
        <w:tabs>
          <w:tab w:val="clear" w:pos="709"/>
        </w:tabs>
        <w:suppressAutoHyphens w:val="0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</w:p>
    <w:p w14:paraId="69F7A754" w14:textId="77777777" w:rsidR="00EA2FB1" w:rsidRDefault="00EA2FB1" w:rsidP="00D63164">
      <w:pPr>
        <w:widowControl/>
        <w:tabs>
          <w:tab w:val="clear" w:pos="709"/>
        </w:tabs>
        <w:suppressAutoHyphens w:val="0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</w:p>
    <w:p w14:paraId="5CDB22B2" w14:textId="77777777" w:rsidR="00EA2FB1" w:rsidRDefault="00EA2FB1" w:rsidP="00D63164">
      <w:pPr>
        <w:widowControl/>
        <w:tabs>
          <w:tab w:val="clear" w:pos="709"/>
        </w:tabs>
        <w:suppressAutoHyphens w:val="0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</w:p>
    <w:p w14:paraId="1F670941" w14:textId="77777777" w:rsidR="008E2DC9" w:rsidRDefault="008E2DC9" w:rsidP="00D63164">
      <w:pPr>
        <w:widowControl/>
        <w:tabs>
          <w:tab w:val="clear" w:pos="709"/>
        </w:tabs>
        <w:suppressAutoHyphens w:val="0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</w:p>
    <w:p w14:paraId="4EDAD1D0" w14:textId="77777777" w:rsidR="008E2DC9" w:rsidRDefault="008E2DC9" w:rsidP="00D63164">
      <w:pPr>
        <w:widowControl/>
        <w:tabs>
          <w:tab w:val="clear" w:pos="709"/>
        </w:tabs>
        <w:suppressAutoHyphens w:val="0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</w:p>
    <w:p w14:paraId="3BAFF22D" w14:textId="77777777" w:rsidR="008E2DC9" w:rsidRDefault="008E2DC9" w:rsidP="00D63164">
      <w:pPr>
        <w:widowControl/>
        <w:tabs>
          <w:tab w:val="clear" w:pos="709"/>
        </w:tabs>
        <w:suppressAutoHyphens w:val="0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</w:p>
    <w:p w14:paraId="67EA8B7A" w14:textId="77777777" w:rsidR="008E2DC9" w:rsidRDefault="008E2DC9" w:rsidP="00D63164">
      <w:pPr>
        <w:widowControl/>
        <w:tabs>
          <w:tab w:val="clear" w:pos="709"/>
        </w:tabs>
        <w:suppressAutoHyphens w:val="0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</w:p>
    <w:p w14:paraId="2BF5AD13" w14:textId="77777777" w:rsidR="008E2DC9" w:rsidRDefault="008E2DC9" w:rsidP="00D63164">
      <w:pPr>
        <w:widowControl/>
        <w:tabs>
          <w:tab w:val="clear" w:pos="709"/>
        </w:tabs>
        <w:suppressAutoHyphens w:val="0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</w:p>
    <w:p w14:paraId="2B11E28B" w14:textId="77777777" w:rsidR="008556E2" w:rsidRDefault="008556E2" w:rsidP="00D63164">
      <w:pPr>
        <w:widowControl/>
        <w:tabs>
          <w:tab w:val="clear" w:pos="709"/>
        </w:tabs>
        <w:suppressAutoHyphens w:val="0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</w:p>
    <w:p w14:paraId="063D9012" w14:textId="77777777" w:rsidR="007D6417" w:rsidRDefault="007D6417" w:rsidP="00D63164">
      <w:pPr>
        <w:widowControl/>
        <w:tabs>
          <w:tab w:val="clear" w:pos="709"/>
        </w:tabs>
        <w:suppressAutoHyphens w:val="0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</w:p>
    <w:p w14:paraId="2C0223EF" w14:textId="72C591BD" w:rsidR="00EF5BF6" w:rsidRDefault="00EF5BF6" w:rsidP="00D63164">
      <w:pPr>
        <w:widowControl/>
        <w:tabs>
          <w:tab w:val="clear" w:pos="709"/>
        </w:tabs>
        <w:suppressAutoHyphens w:val="0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lang w:eastAsia="en-US" w:bidi="ar-SA"/>
        </w:rPr>
        <w:lastRenderedPageBreak/>
        <w:t>Table 2</w:t>
      </w:r>
    </w:p>
    <w:p w14:paraId="40E5E8FF" w14:textId="713FFFFD" w:rsidR="00AC16C0" w:rsidRDefault="00EF5BF6" w:rsidP="00D63164">
      <w:pPr>
        <w:widowControl/>
        <w:tabs>
          <w:tab w:val="clear" w:pos="709"/>
        </w:tabs>
        <w:suppressAutoHyphens w:val="0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  <w:r w:rsidRPr="00627F86">
        <w:rPr>
          <w:rFonts w:ascii="Times New Roman" w:hAnsi="Times New Roman" w:cs="Times New Roman"/>
          <w:i/>
        </w:rPr>
        <w:t>N-Gram and Similarity Testing, for General and Personal Language</w:t>
      </w:r>
      <w:r w:rsidR="00AC16C0">
        <w:rPr>
          <w:rFonts w:ascii="Times New Roman" w:hAnsi="Times New Roman" w:cs="Times New Roman"/>
          <w:i/>
        </w:rPr>
        <w:t xml:space="preserve"> Models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3258"/>
        <w:gridCol w:w="1260"/>
        <w:gridCol w:w="1530"/>
        <w:gridCol w:w="1890"/>
        <w:gridCol w:w="1890"/>
      </w:tblGrid>
      <w:tr w:rsidR="00C86E07" w:rsidRPr="001F730F" w14:paraId="68A81E3D" w14:textId="77777777" w:rsidTr="005A6D95">
        <w:trPr>
          <w:trHeight w:val="436"/>
        </w:trPr>
        <w:tc>
          <w:tcPr>
            <w:tcW w:w="3258" w:type="dxa"/>
            <w:tcBorders>
              <w:top w:val="nil"/>
              <w:left w:val="nil"/>
            </w:tcBorders>
            <w:shd w:val="clear" w:color="auto" w:fill="FFFFFF"/>
          </w:tcPr>
          <w:p w14:paraId="73B3714B" w14:textId="2CD7DD25" w:rsidR="00136D9C" w:rsidRPr="00627F86" w:rsidRDefault="006B726F" w:rsidP="00F1555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Language m</w:t>
            </w:r>
            <w:r w:rsidR="00136D9C" w:rsidRPr="00627F86">
              <w:rPr>
                <w:rFonts w:ascii="Times New Roman" w:hAnsi="Times New Roman" w:cs="Times New Roman"/>
              </w:rPr>
              <w:t>odel</w:t>
            </w:r>
          </w:p>
        </w:tc>
        <w:tc>
          <w:tcPr>
            <w:tcW w:w="2790" w:type="dxa"/>
            <w:gridSpan w:val="2"/>
            <w:tcBorders>
              <w:top w:val="nil"/>
              <w:right w:val="single" w:sz="4" w:space="0" w:color="auto"/>
            </w:tcBorders>
            <w:shd w:val="clear" w:color="auto" w:fill="FFFFFF"/>
          </w:tcPr>
          <w:p w14:paraId="460E2D87" w14:textId="77777777" w:rsidR="00136D9C" w:rsidRPr="0095220C" w:rsidRDefault="00136D9C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5220C">
              <w:rPr>
                <w:rFonts w:ascii="Times New Roman" w:hAnsi="Times New Roman" w:cs="Times New Roman"/>
              </w:rPr>
              <w:t>Personal</w:t>
            </w:r>
          </w:p>
        </w:tc>
        <w:tc>
          <w:tcPr>
            <w:tcW w:w="3780" w:type="dxa"/>
            <w:gridSpan w:val="2"/>
            <w:tcBorders>
              <w:top w:val="nil"/>
              <w:left w:val="single" w:sz="4" w:space="0" w:color="auto"/>
              <w:right w:val="nil"/>
            </w:tcBorders>
            <w:shd w:val="clear" w:color="auto" w:fill="FFFFFF"/>
          </w:tcPr>
          <w:p w14:paraId="28F56172" w14:textId="77777777" w:rsidR="00136D9C" w:rsidRPr="0095220C" w:rsidRDefault="00136D9C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5220C">
              <w:rPr>
                <w:rFonts w:ascii="Times New Roman" w:hAnsi="Times New Roman" w:cs="Times New Roman"/>
              </w:rPr>
              <w:t>General</w:t>
            </w:r>
          </w:p>
        </w:tc>
      </w:tr>
      <w:tr w:rsidR="00C86E07" w:rsidRPr="001F730F" w14:paraId="6C672FDB" w14:textId="77777777" w:rsidTr="005A6D95">
        <w:trPr>
          <w:trHeight w:val="436"/>
        </w:trPr>
        <w:tc>
          <w:tcPr>
            <w:tcW w:w="3258" w:type="dxa"/>
            <w:tcBorders>
              <w:left w:val="nil"/>
            </w:tcBorders>
            <w:shd w:val="clear" w:color="auto" w:fill="FFFFFF"/>
          </w:tcPr>
          <w:p w14:paraId="295340F1" w14:textId="09686D18" w:rsidR="003354C7" w:rsidRPr="00627F86" w:rsidRDefault="006B726F" w:rsidP="00F1555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Prediction m</w:t>
            </w:r>
            <w:r w:rsidR="003354C7" w:rsidRPr="00627F86">
              <w:rPr>
                <w:rFonts w:ascii="Times New Roman" w:hAnsi="Times New Roman" w:cs="Times New Roman"/>
              </w:rPr>
              <w:t>ethod</w:t>
            </w:r>
          </w:p>
        </w:tc>
        <w:tc>
          <w:tcPr>
            <w:tcW w:w="1260" w:type="dxa"/>
            <w:shd w:val="clear" w:color="auto" w:fill="FFFFFF"/>
          </w:tcPr>
          <w:p w14:paraId="1D19C72A" w14:textId="74D9372C" w:rsidR="003354C7" w:rsidRPr="00627F86" w:rsidRDefault="003354C7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N-gram</w:t>
            </w:r>
          </w:p>
        </w:tc>
        <w:tc>
          <w:tcPr>
            <w:tcW w:w="1530" w:type="dxa"/>
            <w:tcBorders>
              <w:right w:val="single" w:sz="4" w:space="0" w:color="auto"/>
            </w:tcBorders>
            <w:shd w:val="clear" w:color="auto" w:fill="FFFFFF"/>
          </w:tcPr>
          <w:p w14:paraId="79EF33A4" w14:textId="4C269057" w:rsidR="003354C7" w:rsidRPr="00627F86" w:rsidRDefault="003354C7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Similarity</w:t>
            </w:r>
          </w:p>
        </w:tc>
        <w:tc>
          <w:tcPr>
            <w:tcW w:w="1890" w:type="dxa"/>
            <w:tcBorders>
              <w:left w:val="single" w:sz="4" w:space="0" w:color="auto"/>
              <w:right w:val="nil"/>
            </w:tcBorders>
            <w:shd w:val="clear" w:color="auto" w:fill="FFFFFF"/>
          </w:tcPr>
          <w:p w14:paraId="6888E734" w14:textId="7E7C2F18" w:rsidR="003354C7" w:rsidRPr="00627F86" w:rsidRDefault="003354C7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N-gram</w:t>
            </w:r>
          </w:p>
        </w:tc>
        <w:tc>
          <w:tcPr>
            <w:tcW w:w="1890" w:type="dxa"/>
            <w:tcBorders>
              <w:right w:val="nil"/>
            </w:tcBorders>
            <w:shd w:val="clear" w:color="auto" w:fill="FFFFFF"/>
          </w:tcPr>
          <w:p w14:paraId="689D0F77" w14:textId="7D27B595" w:rsidR="003354C7" w:rsidRPr="00627F86" w:rsidRDefault="003354C7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Similarity</w:t>
            </w:r>
          </w:p>
        </w:tc>
      </w:tr>
      <w:tr w:rsidR="00C86E07" w:rsidRPr="001F730F" w14:paraId="55CC4F16" w14:textId="77777777" w:rsidTr="005A6D95">
        <w:trPr>
          <w:trHeight w:val="436"/>
        </w:trPr>
        <w:tc>
          <w:tcPr>
            <w:tcW w:w="3258" w:type="dxa"/>
            <w:tcBorders>
              <w:left w:val="nil"/>
            </w:tcBorders>
            <w:shd w:val="clear" w:color="auto" w:fill="FFFFFF"/>
          </w:tcPr>
          <w:p w14:paraId="5629BAEB" w14:textId="407FE964" w:rsidR="001F32A6" w:rsidRPr="00627F86" w:rsidRDefault="006B726F" w:rsidP="00F1555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Training d</w:t>
            </w:r>
            <w:r w:rsidR="001F32A6" w:rsidRPr="00627F86">
              <w:rPr>
                <w:rFonts w:ascii="Times New Roman" w:hAnsi="Times New Roman" w:cs="Times New Roman"/>
              </w:rPr>
              <w:t xml:space="preserve">ata </w:t>
            </w:r>
            <w:r w:rsidR="00E1025B" w:rsidRPr="00627F86">
              <w:rPr>
                <w:rFonts w:ascii="Times New Roman" w:hAnsi="Times New Roman" w:cs="Times New Roman"/>
              </w:rPr>
              <w:t>s</w:t>
            </w:r>
            <w:r w:rsidR="001F32A6" w:rsidRPr="00627F86">
              <w:rPr>
                <w:rFonts w:ascii="Times New Roman" w:hAnsi="Times New Roman" w:cs="Times New Roman"/>
              </w:rPr>
              <w:t>ource</w:t>
            </w:r>
          </w:p>
        </w:tc>
        <w:tc>
          <w:tcPr>
            <w:tcW w:w="1260" w:type="dxa"/>
            <w:shd w:val="clear" w:color="auto" w:fill="FFFFFF"/>
          </w:tcPr>
          <w:p w14:paraId="48786134" w14:textId="15977310" w:rsidR="001F32A6" w:rsidRPr="00627F86" w:rsidRDefault="001F32A6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Enron</w:t>
            </w:r>
          </w:p>
        </w:tc>
        <w:tc>
          <w:tcPr>
            <w:tcW w:w="1530" w:type="dxa"/>
            <w:tcBorders>
              <w:right w:val="single" w:sz="4" w:space="0" w:color="auto"/>
            </w:tcBorders>
            <w:shd w:val="clear" w:color="auto" w:fill="FFFFFF"/>
          </w:tcPr>
          <w:p w14:paraId="19F4A982" w14:textId="6E25DB1E" w:rsidR="001F32A6" w:rsidRPr="00627F86" w:rsidRDefault="001F32A6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Enron</w:t>
            </w:r>
          </w:p>
        </w:tc>
        <w:tc>
          <w:tcPr>
            <w:tcW w:w="1890" w:type="dxa"/>
            <w:tcBorders>
              <w:left w:val="single" w:sz="4" w:space="0" w:color="auto"/>
              <w:right w:val="nil"/>
            </w:tcBorders>
            <w:shd w:val="clear" w:color="auto" w:fill="FFFFFF"/>
          </w:tcPr>
          <w:p w14:paraId="0812DD1D" w14:textId="3D53F17B" w:rsidR="001F32A6" w:rsidRPr="00627F86" w:rsidRDefault="001F32A6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COCA</w:t>
            </w:r>
          </w:p>
        </w:tc>
        <w:tc>
          <w:tcPr>
            <w:tcW w:w="1890" w:type="dxa"/>
            <w:tcBorders>
              <w:right w:val="nil"/>
            </w:tcBorders>
            <w:shd w:val="clear" w:color="auto" w:fill="FFFFFF"/>
          </w:tcPr>
          <w:p w14:paraId="5A17956D" w14:textId="5863BE98" w:rsidR="001F32A6" w:rsidRPr="00627F86" w:rsidRDefault="001F32A6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OANC</w:t>
            </w:r>
          </w:p>
        </w:tc>
      </w:tr>
      <w:tr w:rsidR="00C86E07" w:rsidRPr="001F730F" w14:paraId="249144C4" w14:textId="77777777" w:rsidTr="005A6D95">
        <w:trPr>
          <w:trHeight w:val="436"/>
        </w:trPr>
        <w:tc>
          <w:tcPr>
            <w:tcW w:w="3258" w:type="dxa"/>
            <w:tcBorders>
              <w:left w:val="nil"/>
            </w:tcBorders>
            <w:shd w:val="clear" w:color="auto" w:fill="FFFFFF"/>
          </w:tcPr>
          <w:p w14:paraId="149D0379" w14:textId="1E9E3D8B" w:rsidR="00136D9C" w:rsidRPr="00627F86" w:rsidRDefault="006B726F" w:rsidP="00F1555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Training d</w:t>
            </w:r>
            <w:r w:rsidR="00136D9C" w:rsidRPr="00627F86">
              <w:rPr>
                <w:rFonts w:ascii="Times New Roman" w:hAnsi="Times New Roman" w:cs="Times New Roman"/>
              </w:rPr>
              <w:t>ata (words)</w:t>
            </w:r>
          </w:p>
        </w:tc>
        <w:tc>
          <w:tcPr>
            <w:tcW w:w="27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669AEF5A" w14:textId="77777777" w:rsidR="00136D9C" w:rsidRPr="00627F86" w:rsidRDefault="00136D9C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175,524</w:t>
            </w:r>
          </w:p>
        </w:tc>
        <w:tc>
          <w:tcPr>
            <w:tcW w:w="3780" w:type="dxa"/>
            <w:gridSpan w:val="2"/>
            <w:tcBorders>
              <w:left w:val="single" w:sz="4" w:space="0" w:color="auto"/>
              <w:right w:val="nil"/>
            </w:tcBorders>
            <w:shd w:val="clear" w:color="auto" w:fill="FFFFFF"/>
          </w:tcPr>
          <w:p w14:paraId="60DD4AF3" w14:textId="4D40EC42" w:rsidR="00136D9C" w:rsidRPr="00627F86" w:rsidRDefault="00892237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  <w:vertAlign w:val="superscript"/>
              </w:rPr>
            </w:pPr>
            <w:r w:rsidRPr="00627F86">
              <w:rPr>
                <w:rFonts w:ascii="Times New Roman" w:hAnsi="Times New Roman" w:cs="Times New Roman"/>
              </w:rPr>
              <w:t>493,000</w:t>
            </w:r>
            <w:r w:rsidR="00406D41">
              <w:rPr>
                <w:rFonts w:ascii="Times New Roman" w:hAnsi="Times New Roman" w:cs="Times New Roman"/>
                <w:vertAlign w:val="superscript"/>
              </w:rPr>
              <w:t>*</w:t>
            </w:r>
          </w:p>
        </w:tc>
      </w:tr>
      <w:tr w:rsidR="00C86E07" w:rsidRPr="001F730F" w14:paraId="1AE854DA" w14:textId="77777777" w:rsidTr="005A6D95">
        <w:trPr>
          <w:trHeight w:val="436"/>
        </w:trPr>
        <w:tc>
          <w:tcPr>
            <w:tcW w:w="3258" w:type="dxa"/>
            <w:tcBorders>
              <w:left w:val="nil"/>
            </w:tcBorders>
            <w:shd w:val="clear" w:color="auto" w:fill="FFFFFF"/>
          </w:tcPr>
          <w:p w14:paraId="7407C9AC" w14:textId="77777777" w:rsidR="00136D9C" w:rsidRPr="00627F86" w:rsidRDefault="00136D9C" w:rsidP="00F1555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Test data (predictions)</w:t>
            </w:r>
          </w:p>
        </w:tc>
        <w:tc>
          <w:tcPr>
            <w:tcW w:w="27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69D0CDB5" w14:textId="77777777" w:rsidR="00136D9C" w:rsidRPr="00627F86" w:rsidRDefault="00136D9C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21,400</w:t>
            </w:r>
          </w:p>
        </w:tc>
        <w:tc>
          <w:tcPr>
            <w:tcW w:w="3780" w:type="dxa"/>
            <w:gridSpan w:val="2"/>
            <w:tcBorders>
              <w:left w:val="single" w:sz="4" w:space="0" w:color="auto"/>
              <w:right w:val="nil"/>
            </w:tcBorders>
            <w:shd w:val="clear" w:color="auto" w:fill="FFFFFF"/>
          </w:tcPr>
          <w:p w14:paraId="0A708D45" w14:textId="77777777" w:rsidR="00136D9C" w:rsidRPr="00627F86" w:rsidRDefault="00136D9C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31,700</w:t>
            </w:r>
          </w:p>
        </w:tc>
      </w:tr>
      <w:tr w:rsidR="00C86E07" w:rsidRPr="001F730F" w14:paraId="0DD1A2A0" w14:textId="77777777" w:rsidTr="005A6D95">
        <w:trPr>
          <w:trHeight w:val="436"/>
        </w:trPr>
        <w:tc>
          <w:tcPr>
            <w:tcW w:w="3258" w:type="dxa"/>
            <w:tcBorders>
              <w:left w:val="nil"/>
            </w:tcBorders>
            <w:shd w:val="clear" w:color="auto" w:fill="FFFFFF"/>
          </w:tcPr>
          <w:p w14:paraId="5C0779D3" w14:textId="0F50D033" w:rsidR="00136D9C" w:rsidRPr="00627F86" w:rsidRDefault="00B800C4" w:rsidP="00F1555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Boolean a</w:t>
            </w:r>
            <w:r w:rsidR="00136D9C" w:rsidRPr="00627F86">
              <w:rPr>
                <w:rFonts w:ascii="Times New Roman" w:hAnsi="Times New Roman" w:cs="Times New Roman"/>
              </w:rPr>
              <w:t>ccuracy</w:t>
            </w:r>
            <w:r w:rsidR="00BB7C9A" w:rsidRPr="00627F86">
              <w:rPr>
                <w:rFonts w:ascii="Times New Roman" w:hAnsi="Times New Roman" w:cs="Times New Roman"/>
              </w:rPr>
              <w:t xml:space="preserve"> (%)</w:t>
            </w:r>
          </w:p>
        </w:tc>
        <w:tc>
          <w:tcPr>
            <w:tcW w:w="1260" w:type="dxa"/>
            <w:shd w:val="clear" w:color="auto" w:fill="FFFFFF"/>
          </w:tcPr>
          <w:p w14:paraId="25D982A0" w14:textId="7AEB9E23" w:rsidR="00136D9C" w:rsidRPr="007B0A91" w:rsidRDefault="00966F47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B0A91">
              <w:rPr>
                <w:rFonts w:ascii="Times New Roman" w:hAnsi="Times New Roman" w:cs="Times New Roman"/>
              </w:rPr>
              <w:t>15.63</w:t>
            </w:r>
          </w:p>
        </w:tc>
        <w:tc>
          <w:tcPr>
            <w:tcW w:w="1530" w:type="dxa"/>
            <w:tcBorders>
              <w:right w:val="single" w:sz="4" w:space="0" w:color="auto"/>
            </w:tcBorders>
            <w:shd w:val="clear" w:color="auto" w:fill="FFFFFF"/>
          </w:tcPr>
          <w:p w14:paraId="2474E7FA" w14:textId="1D07CF17" w:rsidR="00136D9C" w:rsidRPr="007B0A91" w:rsidRDefault="00966F47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B0A91">
              <w:rPr>
                <w:rFonts w:ascii="Times New Roman" w:hAnsi="Times New Roman" w:cs="Times New Roman"/>
              </w:rPr>
              <w:t>10.35</w:t>
            </w:r>
          </w:p>
        </w:tc>
        <w:tc>
          <w:tcPr>
            <w:tcW w:w="1890" w:type="dxa"/>
            <w:tcBorders>
              <w:left w:val="single" w:sz="4" w:space="0" w:color="auto"/>
            </w:tcBorders>
            <w:shd w:val="clear" w:color="auto" w:fill="FFFFFF"/>
          </w:tcPr>
          <w:p w14:paraId="33F42FF9" w14:textId="572BE1A7" w:rsidR="00136D9C" w:rsidRPr="007B0A91" w:rsidRDefault="00966F47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B0A91">
              <w:rPr>
                <w:rFonts w:ascii="Times New Roman" w:hAnsi="Times New Roman" w:cs="Times New Roman"/>
              </w:rPr>
              <w:t>14.27</w:t>
            </w:r>
          </w:p>
        </w:tc>
        <w:tc>
          <w:tcPr>
            <w:tcW w:w="1890" w:type="dxa"/>
            <w:tcBorders>
              <w:right w:val="nil"/>
            </w:tcBorders>
            <w:shd w:val="clear" w:color="auto" w:fill="FFFFFF"/>
          </w:tcPr>
          <w:p w14:paraId="39E1283E" w14:textId="2D55C8E9" w:rsidR="00136D9C" w:rsidRPr="007B0A91" w:rsidRDefault="00966F47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B0A91">
              <w:rPr>
                <w:rFonts w:ascii="Times New Roman" w:hAnsi="Times New Roman" w:cs="Times New Roman"/>
              </w:rPr>
              <w:t>8.41</w:t>
            </w:r>
          </w:p>
        </w:tc>
      </w:tr>
      <w:tr w:rsidR="00C86E07" w:rsidRPr="001F730F" w14:paraId="091FD940" w14:textId="77777777" w:rsidTr="005A6D95">
        <w:trPr>
          <w:trHeight w:val="436"/>
        </w:trPr>
        <w:tc>
          <w:tcPr>
            <w:tcW w:w="3258" w:type="dxa"/>
            <w:tcBorders>
              <w:left w:val="nil"/>
            </w:tcBorders>
            <w:shd w:val="clear" w:color="auto" w:fill="FFFFFF"/>
          </w:tcPr>
          <w:p w14:paraId="3E588E45" w14:textId="5A1656E9" w:rsidR="00136D9C" w:rsidRPr="00627F86" w:rsidRDefault="00B800C4" w:rsidP="00F1555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Real a</w:t>
            </w:r>
            <w:r w:rsidR="00136D9C" w:rsidRPr="00627F86">
              <w:rPr>
                <w:rFonts w:ascii="Times New Roman" w:hAnsi="Times New Roman" w:cs="Times New Roman"/>
              </w:rPr>
              <w:t>ccuracy</w:t>
            </w:r>
            <w:r w:rsidR="00BB7C9A" w:rsidRPr="00627F86">
              <w:rPr>
                <w:rFonts w:ascii="Times New Roman" w:hAnsi="Times New Roman" w:cs="Times New Roman"/>
              </w:rPr>
              <w:t xml:space="preserve"> (%)</w:t>
            </w:r>
          </w:p>
        </w:tc>
        <w:tc>
          <w:tcPr>
            <w:tcW w:w="1260" w:type="dxa"/>
            <w:shd w:val="clear" w:color="auto" w:fill="FFFFFF"/>
          </w:tcPr>
          <w:p w14:paraId="6656C51B" w14:textId="7D92C9BC" w:rsidR="00136D9C" w:rsidRPr="00627F86" w:rsidRDefault="00966F47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23.20</w:t>
            </w:r>
          </w:p>
        </w:tc>
        <w:tc>
          <w:tcPr>
            <w:tcW w:w="1530" w:type="dxa"/>
            <w:tcBorders>
              <w:right w:val="single" w:sz="4" w:space="0" w:color="auto"/>
            </w:tcBorders>
            <w:shd w:val="clear" w:color="auto" w:fill="FFFFFF"/>
          </w:tcPr>
          <w:p w14:paraId="29D4870F" w14:textId="6ECE1EFE" w:rsidR="00136D9C" w:rsidRPr="00627F86" w:rsidRDefault="00966F47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19.11</w:t>
            </w:r>
          </w:p>
        </w:tc>
        <w:tc>
          <w:tcPr>
            <w:tcW w:w="1890" w:type="dxa"/>
            <w:tcBorders>
              <w:left w:val="single" w:sz="4" w:space="0" w:color="auto"/>
            </w:tcBorders>
            <w:shd w:val="clear" w:color="auto" w:fill="FFFFFF"/>
          </w:tcPr>
          <w:p w14:paraId="594E13A7" w14:textId="4BFB5E2D" w:rsidR="00136D9C" w:rsidRPr="00627F86" w:rsidRDefault="00966F47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19.55</w:t>
            </w:r>
          </w:p>
        </w:tc>
        <w:tc>
          <w:tcPr>
            <w:tcW w:w="1890" w:type="dxa"/>
            <w:tcBorders>
              <w:right w:val="nil"/>
            </w:tcBorders>
            <w:shd w:val="clear" w:color="auto" w:fill="FFFFFF"/>
          </w:tcPr>
          <w:p w14:paraId="2354D944" w14:textId="6E9F4EB9" w:rsidR="00136D9C" w:rsidRPr="00627F86" w:rsidRDefault="00966F47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12.79</w:t>
            </w:r>
          </w:p>
        </w:tc>
      </w:tr>
      <w:tr w:rsidR="00C86E07" w:rsidRPr="001F730F" w14:paraId="79F8BFFE" w14:textId="77777777" w:rsidTr="005A6D95">
        <w:trPr>
          <w:trHeight w:val="436"/>
        </w:trPr>
        <w:tc>
          <w:tcPr>
            <w:tcW w:w="3258" w:type="dxa"/>
            <w:tcBorders>
              <w:left w:val="nil"/>
            </w:tcBorders>
            <w:shd w:val="clear" w:color="auto" w:fill="FFFFFF"/>
          </w:tcPr>
          <w:p w14:paraId="25DE3409" w14:textId="5265FE78" w:rsidR="00136D9C" w:rsidRPr="00627F86" w:rsidRDefault="006B726F" w:rsidP="00F1555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Top-7 a</w:t>
            </w:r>
            <w:r w:rsidR="00136D9C" w:rsidRPr="00627F86">
              <w:rPr>
                <w:rFonts w:ascii="Times New Roman" w:hAnsi="Times New Roman" w:cs="Times New Roman"/>
              </w:rPr>
              <w:t>ccuracy</w:t>
            </w:r>
            <w:r w:rsidR="00BB7C9A" w:rsidRPr="00627F86">
              <w:rPr>
                <w:rFonts w:ascii="Times New Roman" w:hAnsi="Times New Roman" w:cs="Times New Roman"/>
              </w:rPr>
              <w:t xml:space="preserve"> (%)</w:t>
            </w:r>
          </w:p>
        </w:tc>
        <w:tc>
          <w:tcPr>
            <w:tcW w:w="1260" w:type="dxa"/>
            <w:shd w:val="clear" w:color="auto" w:fill="FFFFFF"/>
          </w:tcPr>
          <w:p w14:paraId="587EF132" w14:textId="01F17C75" w:rsidR="00136D9C" w:rsidRPr="00627F86" w:rsidRDefault="00966F47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39.39</w:t>
            </w:r>
          </w:p>
        </w:tc>
        <w:tc>
          <w:tcPr>
            <w:tcW w:w="1530" w:type="dxa"/>
            <w:tcBorders>
              <w:right w:val="single" w:sz="4" w:space="0" w:color="auto"/>
            </w:tcBorders>
            <w:shd w:val="clear" w:color="auto" w:fill="FFFFFF"/>
          </w:tcPr>
          <w:p w14:paraId="18F7E049" w14:textId="1FDEEF08" w:rsidR="00136D9C" w:rsidRPr="00627F86" w:rsidRDefault="00966F47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29.04</w:t>
            </w:r>
          </w:p>
        </w:tc>
        <w:tc>
          <w:tcPr>
            <w:tcW w:w="1890" w:type="dxa"/>
            <w:tcBorders>
              <w:left w:val="single" w:sz="4" w:space="0" w:color="auto"/>
            </w:tcBorders>
            <w:shd w:val="clear" w:color="auto" w:fill="FFFFFF"/>
          </w:tcPr>
          <w:p w14:paraId="7864112E" w14:textId="37BBD22A" w:rsidR="00136D9C" w:rsidRPr="00627F86" w:rsidRDefault="00966F47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28.00</w:t>
            </w:r>
          </w:p>
        </w:tc>
        <w:tc>
          <w:tcPr>
            <w:tcW w:w="1890" w:type="dxa"/>
            <w:tcBorders>
              <w:right w:val="nil"/>
            </w:tcBorders>
            <w:shd w:val="clear" w:color="auto" w:fill="FFFFFF"/>
          </w:tcPr>
          <w:p w14:paraId="31F4088C" w14:textId="24D8FBFE" w:rsidR="00136D9C" w:rsidRPr="00627F86" w:rsidRDefault="00966F47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21.39</w:t>
            </w:r>
          </w:p>
        </w:tc>
      </w:tr>
      <w:tr w:rsidR="00C86E07" w:rsidRPr="001F730F" w14:paraId="6CCD6F0A" w14:textId="77777777" w:rsidTr="005A6D95">
        <w:trPr>
          <w:trHeight w:val="436"/>
        </w:trPr>
        <w:tc>
          <w:tcPr>
            <w:tcW w:w="3258" w:type="dxa"/>
            <w:tcBorders>
              <w:left w:val="nil"/>
            </w:tcBorders>
            <w:shd w:val="clear" w:color="auto" w:fill="FFFFFF"/>
          </w:tcPr>
          <w:p w14:paraId="56EA6B02" w14:textId="64F4F5A1" w:rsidR="00136D9C" w:rsidRPr="00627F86" w:rsidRDefault="006B726F" w:rsidP="00F15558">
            <w:pPr>
              <w:spacing w:after="0" w:line="240" w:lineRule="auto"/>
              <w:rPr>
                <w:rFonts w:ascii="Times New Roman" w:hAnsi="Times New Roman" w:cs="Times New Roman"/>
                <w:vertAlign w:val="superscript"/>
              </w:rPr>
            </w:pPr>
            <w:r w:rsidRPr="00627F86">
              <w:rPr>
                <w:rFonts w:ascii="Times New Roman" w:hAnsi="Times New Roman" w:cs="Times New Roman"/>
              </w:rPr>
              <w:t>Predictive p</w:t>
            </w:r>
            <w:r w:rsidR="00136D9C" w:rsidRPr="00627F86">
              <w:rPr>
                <w:rFonts w:ascii="Times New Roman" w:hAnsi="Times New Roman" w:cs="Times New Roman"/>
              </w:rPr>
              <w:t>roximity</w:t>
            </w:r>
            <w:r w:rsidR="00BB7C9A" w:rsidRPr="00627F86">
              <w:rPr>
                <w:rFonts w:ascii="Times New Roman" w:hAnsi="Times New Roman" w:cs="Times New Roman"/>
              </w:rPr>
              <w:t xml:space="preserve"> (%)</w:t>
            </w:r>
            <w:r w:rsidR="00BB7C9A" w:rsidRPr="00627F86">
              <w:rPr>
                <w:rFonts w:ascii="Times New Roman" w:hAnsi="Times New Roman" w:cs="Times New Roman"/>
                <w:vertAlign w:val="superscript"/>
              </w:rPr>
              <w:t xml:space="preserve"> </w:t>
            </w:r>
          </w:p>
        </w:tc>
        <w:tc>
          <w:tcPr>
            <w:tcW w:w="1260" w:type="dxa"/>
            <w:shd w:val="clear" w:color="auto" w:fill="FFFFFF"/>
          </w:tcPr>
          <w:p w14:paraId="7A180FC1" w14:textId="44A07628" w:rsidR="00136D9C" w:rsidRPr="00627F86" w:rsidRDefault="00966F47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23.61</w:t>
            </w:r>
          </w:p>
        </w:tc>
        <w:tc>
          <w:tcPr>
            <w:tcW w:w="1530" w:type="dxa"/>
            <w:tcBorders>
              <w:right w:val="single" w:sz="4" w:space="0" w:color="auto"/>
            </w:tcBorders>
            <w:shd w:val="clear" w:color="auto" w:fill="FFFFFF"/>
          </w:tcPr>
          <w:p w14:paraId="08214BC3" w14:textId="17312620" w:rsidR="00136D9C" w:rsidRPr="00406D41" w:rsidRDefault="00136D9C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  <w:vertAlign w:val="superscript"/>
              </w:rPr>
            </w:pPr>
            <w:r w:rsidRPr="00627F86">
              <w:rPr>
                <w:rFonts w:ascii="Times New Roman" w:hAnsi="Times New Roman" w:cs="Times New Roman"/>
              </w:rPr>
              <w:t>NA</w:t>
            </w:r>
            <w:r w:rsidR="00406D41">
              <w:rPr>
                <w:rFonts w:ascii="Times New Roman" w:hAnsi="Times New Roman" w:cs="Times New Roman"/>
                <w:vertAlign w:val="superscript"/>
              </w:rPr>
              <w:t>**</w:t>
            </w:r>
          </w:p>
        </w:tc>
        <w:tc>
          <w:tcPr>
            <w:tcW w:w="1890" w:type="dxa"/>
            <w:tcBorders>
              <w:left w:val="single" w:sz="4" w:space="0" w:color="auto"/>
            </w:tcBorders>
            <w:shd w:val="clear" w:color="auto" w:fill="FFFFFF"/>
          </w:tcPr>
          <w:p w14:paraId="00643A01" w14:textId="60308458" w:rsidR="00136D9C" w:rsidRPr="00627F86" w:rsidRDefault="00966F47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21.73</w:t>
            </w:r>
          </w:p>
        </w:tc>
        <w:tc>
          <w:tcPr>
            <w:tcW w:w="1890" w:type="dxa"/>
            <w:tcBorders>
              <w:right w:val="nil"/>
            </w:tcBorders>
            <w:shd w:val="clear" w:color="auto" w:fill="FFFFFF"/>
          </w:tcPr>
          <w:p w14:paraId="2011FAC1" w14:textId="7F31A0B3" w:rsidR="00136D9C" w:rsidRPr="00406D41" w:rsidRDefault="00136D9C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  <w:vertAlign w:val="superscript"/>
              </w:rPr>
            </w:pPr>
            <w:r w:rsidRPr="00627F86">
              <w:rPr>
                <w:rFonts w:ascii="Times New Roman" w:hAnsi="Times New Roman" w:cs="Times New Roman"/>
              </w:rPr>
              <w:t>NA</w:t>
            </w:r>
            <w:r w:rsidR="00406D41">
              <w:rPr>
                <w:rFonts w:ascii="Times New Roman" w:hAnsi="Times New Roman" w:cs="Times New Roman"/>
                <w:vertAlign w:val="superscript"/>
              </w:rPr>
              <w:t>**</w:t>
            </w:r>
          </w:p>
        </w:tc>
      </w:tr>
      <w:tr w:rsidR="00C86E07" w:rsidRPr="001F730F" w14:paraId="60212C6D" w14:textId="77777777" w:rsidTr="005A6D95">
        <w:trPr>
          <w:trHeight w:val="436"/>
        </w:trPr>
        <w:tc>
          <w:tcPr>
            <w:tcW w:w="3258" w:type="dxa"/>
            <w:tcBorders>
              <w:left w:val="nil"/>
            </w:tcBorders>
            <w:shd w:val="clear" w:color="auto" w:fill="FFFFFF"/>
          </w:tcPr>
          <w:p w14:paraId="2029D250" w14:textId="396AD907" w:rsidR="00136D9C" w:rsidRPr="00627F86" w:rsidRDefault="00136D9C" w:rsidP="00F1555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 xml:space="preserve">Avg. </w:t>
            </w:r>
            <w:r w:rsidR="006B726F" w:rsidRPr="00627F86">
              <w:rPr>
                <w:rFonts w:ascii="Times New Roman" w:hAnsi="Times New Roman" w:cs="Times New Roman"/>
              </w:rPr>
              <w:t>word l</w:t>
            </w:r>
            <w:r w:rsidRPr="00627F86">
              <w:rPr>
                <w:rFonts w:ascii="Times New Roman" w:hAnsi="Times New Roman" w:cs="Times New Roman"/>
              </w:rPr>
              <w:t>ength (char</w:t>
            </w:r>
            <w:r w:rsidR="00966F47" w:rsidRPr="00627F86">
              <w:rPr>
                <w:rFonts w:ascii="Times New Roman" w:hAnsi="Times New Roman" w:cs="Times New Roman"/>
              </w:rPr>
              <w:t>acters</w:t>
            </w:r>
            <w:r w:rsidRPr="00627F8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60" w:type="dxa"/>
            <w:shd w:val="clear" w:color="auto" w:fill="FFFFFF"/>
          </w:tcPr>
          <w:p w14:paraId="7F760E51" w14:textId="77777777" w:rsidR="00136D9C" w:rsidRPr="00627F86" w:rsidRDefault="00136D9C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1530" w:type="dxa"/>
            <w:tcBorders>
              <w:right w:val="single" w:sz="4" w:space="0" w:color="auto"/>
            </w:tcBorders>
            <w:shd w:val="clear" w:color="auto" w:fill="FFFFFF"/>
          </w:tcPr>
          <w:p w14:paraId="6F102FA9" w14:textId="77777777" w:rsidR="00136D9C" w:rsidRPr="00627F86" w:rsidRDefault="00136D9C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8.10</w:t>
            </w:r>
          </w:p>
        </w:tc>
        <w:tc>
          <w:tcPr>
            <w:tcW w:w="1890" w:type="dxa"/>
            <w:tcBorders>
              <w:left w:val="single" w:sz="4" w:space="0" w:color="auto"/>
            </w:tcBorders>
            <w:shd w:val="clear" w:color="auto" w:fill="FFFFFF"/>
          </w:tcPr>
          <w:p w14:paraId="5B015882" w14:textId="77777777" w:rsidR="00136D9C" w:rsidRPr="00627F86" w:rsidRDefault="00136D9C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3.03</w:t>
            </w:r>
          </w:p>
        </w:tc>
        <w:tc>
          <w:tcPr>
            <w:tcW w:w="1890" w:type="dxa"/>
            <w:tcBorders>
              <w:right w:val="nil"/>
            </w:tcBorders>
            <w:shd w:val="clear" w:color="auto" w:fill="FFFFFF"/>
          </w:tcPr>
          <w:p w14:paraId="5DAD65A4" w14:textId="77777777" w:rsidR="00136D9C" w:rsidRPr="00627F86" w:rsidRDefault="00136D9C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3.24</w:t>
            </w:r>
          </w:p>
        </w:tc>
      </w:tr>
      <w:tr w:rsidR="00C86E07" w:rsidRPr="001F730F" w14:paraId="71854D93" w14:textId="77777777" w:rsidTr="005A6D95">
        <w:trPr>
          <w:trHeight w:val="436"/>
        </w:trPr>
        <w:tc>
          <w:tcPr>
            <w:tcW w:w="3258" w:type="dxa"/>
            <w:tcBorders>
              <w:left w:val="nil"/>
              <w:bottom w:val="single" w:sz="4" w:space="0" w:color="auto"/>
            </w:tcBorders>
            <w:shd w:val="clear" w:color="auto" w:fill="FFFFFF"/>
          </w:tcPr>
          <w:p w14:paraId="73B2485B" w14:textId="745EF7FF" w:rsidR="00D84188" w:rsidRPr="00627F86" w:rsidRDefault="00136D9C" w:rsidP="00F1555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Recall</w:t>
            </w:r>
            <w:r w:rsidR="00687552" w:rsidRPr="00627F86">
              <w:rPr>
                <w:rFonts w:ascii="Times New Roman" w:hAnsi="Times New Roman" w:cs="Times New Roman"/>
              </w:rPr>
              <w:t xml:space="preserve"> (%)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FFFFFF"/>
          </w:tcPr>
          <w:p w14:paraId="198EC771" w14:textId="27E806EA" w:rsidR="00136D9C" w:rsidRPr="00627F86" w:rsidRDefault="00687552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57.03</w:t>
            </w: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86019C" w14:textId="337633CF" w:rsidR="00136D9C" w:rsidRPr="00627F86" w:rsidRDefault="00687552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57.03</w:t>
            </w:r>
          </w:p>
        </w:tc>
        <w:tc>
          <w:tcPr>
            <w:tcW w:w="189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0F8830E" w14:textId="320F6787" w:rsidR="00136D9C" w:rsidRPr="00627F86" w:rsidRDefault="00687552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1890" w:type="dxa"/>
            <w:tcBorders>
              <w:bottom w:val="single" w:sz="4" w:space="0" w:color="auto"/>
              <w:right w:val="nil"/>
            </w:tcBorders>
            <w:shd w:val="clear" w:color="auto" w:fill="FFFFFF"/>
          </w:tcPr>
          <w:p w14:paraId="68C89191" w14:textId="61D59ABC" w:rsidR="00136D9C" w:rsidRPr="00627F86" w:rsidRDefault="00687552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60.0</w:t>
            </w:r>
          </w:p>
        </w:tc>
      </w:tr>
      <w:tr w:rsidR="00C86E07" w:rsidRPr="001F730F" w14:paraId="2F563E3F" w14:textId="77777777" w:rsidTr="005A6D95">
        <w:trPr>
          <w:trHeight w:val="436"/>
        </w:trPr>
        <w:tc>
          <w:tcPr>
            <w:tcW w:w="3258" w:type="dxa"/>
            <w:tcBorders>
              <w:left w:val="nil"/>
              <w:bottom w:val="nil"/>
            </w:tcBorders>
            <w:shd w:val="clear" w:color="auto" w:fill="FFFFFF"/>
          </w:tcPr>
          <w:p w14:paraId="21FE01CE" w14:textId="7AC9B850" w:rsidR="00136D9C" w:rsidRPr="00627F86" w:rsidRDefault="00136D9C" w:rsidP="00F1555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27F86">
              <w:rPr>
                <w:rFonts w:ascii="Times New Roman" w:hAnsi="Times New Roman" w:cs="Times New Roman"/>
              </w:rPr>
              <w:t>Expected Value</w:t>
            </w:r>
            <w:r w:rsidR="001D4081" w:rsidRPr="00627F86">
              <w:rPr>
                <w:rFonts w:ascii="Times New Roman" w:hAnsi="Times New Roman" w:cs="Times New Roman"/>
              </w:rPr>
              <w:t xml:space="preserve"> (char</w:t>
            </w:r>
            <w:r w:rsidR="00086261" w:rsidRPr="00627F86">
              <w:rPr>
                <w:rFonts w:ascii="Times New Roman" w:hAnsi="Times New Roman" w:cs="Times New Roman"/>
              </w:rPr>
              <w:t>acters</w:t>
            </w:r>
            <w:r w:rsidR="00F30DE4" w:rsidRPr="00627F8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60" w:type="dxa"/>
            <w:tcBorders>
              <w:bottom w:val="nil"/>
            </w:tcBorders>
            <w:shd w:val="clear" w:color="auto" w:fill="FFFFFF"/>
          </w:tcPr>
          <w:p w14:paraId="289809FD" w14:textId="77777777" w:rsidR="00136D9C" w:rsidRPr="00EF5BF6" w:rsidRDefault="00136D9C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F5BF6">
              <w:rPr>
                <w:rFonts w:ascii="Times New Roman" w:hAnsi="Times New Roman" w:cs="Times New Roman"/>
              </w:rPr>
              <w:t>0.42</w:t>
            </w:r>
          </w:p>
        </w:tc>
        <w:tc>
          <w:tcPr>
            <w:tcW w:w="1530" w:type="dxa"/>
            <w:tcBorders>
              <w:bottom w:val="nil"/>
              <w:right w:val="single" w:sz="4" w:space="0" w:color="auto"/>
            </w:tcBorders>
            <w:shd w:val="clear" w:color="auto" w:fill="FFFFFF"/>
          </w:tcPr>
          <w:p w14:paraId="6BC3F3B1" w14:textId="77777777" w:rsidR="00136D9C" w:rsidRPr="00EF5BF6" w:rsidRDefault="00136D9C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F5BF6">
              <w:rPr>
                <w:rFonts w:ascii="Times New Roman" w:hAnsi="Times New Roman" w:cs="Times New Roman"/>
              </w:rPr>
              <w:t>0.84</w:t>
            </w:r>
          </w:p>
        </w:tc>
        <w:tc>
          <w:tcPr>
            <w:tcW w:w="1890" w:type="dxa"/>
            <w:tcBorders>
              <w:left w:val="single" w:sz="4" w:space="0" w:color="auto"/>
              <w:bottom w:val="nil"/>
            </w:tcBorders>
            <w:shd w:val="clear" w:color="auto" w:fill="FFFFFF"/>
          </w:tcPr>
          <w:p w14:paraId="5768C3C3" w14:textId="77777777" w:rsidR="00136D9C" w:rsidRPr="00EF5BF6" w:rsidRDefault="00136D9C" w:rsidP="00F155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F5BF6">
              <w:rPr>
                <w:rFonts w:ascii="Times New Roman" w:hAnsi="Times New Roman" w:cs="Times New Roman"/>
              </w:rPr>
              <w:t>0.37</w:t>
            </w:r>
          </w:p>
        </w:tc>
        <w:tc>
          <w:tcPr>
            <w:tcW w:w="1890" w:type="dxa"/>
            <w:tcBorders>
              <w:bottom w:val="nil"/>
              <w:right w:val="nil"/>
            </w:tcBorders>
            <w:shd w:val="clear" w:color="auto" w:fill="FFFFFF"/>
          </w:tcPr>
          <w:p w14:paraId="692AF06C" w14:textId="77777777" w:rsidR="00136D9C" w:rsidRPr="00EF5BF6" w:rsidRDefault="00136D9C" w:rsidP="00F15558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F5BF6">
              <w:rPr>
                <w:rFonts w:ascii="Times New Roman" w:hAnsi="Times New Roman" w:cs="Times New Roman"/>
              </w:rPr>
              <w:t>0.27</w:t>
            </w:r>
          </w:p>
        </w:tc>
      </w:tr>
    </w:tbl>
    <w:p w14:paraId="74852665" w14:textId="77777777" w:rsidR="009539A8" w:rsidRDefault="009539A8" w:rsidP="009539A8">
      <w:pPr>
        <w:pStyle w:val="Caption"/>
        <w:spacing w:before="0" w:after="0" w:line="240" w:lineRule="auto"/>
        <w:rPr>
          <w:rFonts w:ascii="Times New Roman" w:hAnsi="Times New Roman" w:cs="Times New Roman"/>
          <w:i w:val="0"/>
        </w:rPr>
      </w:pPr>
    </w:p>
    <w:p w14:paraId="249B7419" w14:textId="797B9E01" w:rsidR="009539A8" w:rsidRPr="00B301A4" w:rsidRDefault="006C728C" w:rsidP="009539A8">
      <w:pPr>
        <w:pStyle w:val="Caption"/>
        <w:spacing w:before="0" w:after="0" w:line="240" w:lineRule="auto"/>
        <w:rPr>
          <w:rFonts w:ascii="Times New Roman" w:hAnsi="Times New Roman" w:cs="Times New Roman"/>
          <w:i w:val="0"/>
        </w:rPr>
      </w:pPr>
      <w:r>
        <w:rPr>
          <w:rFonts w:ascii="Times New Roman" w:hAnsi="Times New Roman" w:cs="Times New Roman"/>
          <w:i w:val="0"/>
        </w:rPr>
        <w:t>*</w:t>
      </w:r>
      <w:r w:rsidR="00136D9C" w:rsidRPr="00B301A4">
        <w:rPr>
          <w:rFonts w:ascii="Times New Roman" w:hAnsi="Times New Roman" w:cs="Times New Roman"/>
          <w:i w:val="0"/>
        </w:rPr>
        <w:t>Similarity model only.</w:t>
      </w:r>
      <w:r w:rsidR="0071704B" w:rsidRPr="00B301A4">
        <w:rPr>
          <w:rFonts w:ascii="Times New Roman" w:hAnsi="Times New Roman" w:cs="Times New Roman"/>
          <w:i w:val="0"/>
        </w:rPr>
        <w:t xml:space="preserve"> For general testing, the n-gram predictor was allowed to utilize the COCA n-gram databases, trained on approximately 450 million words. This was done to simulate wh</w:t>
      </w:r>
      <w:r w:rsidR="0095220C">
        <w:rPr>
          <w:rFonts w:ascii="Times New Roman" w:hAnsi="Times New Roman" w:cs="Times New Roman"/>
          <w:i w:val="0"/>
        </w:rPr>
        <w:t>at is hypothetically a high quality</w:t>
      </w:r>
      <w:r w:rsidR="0071704B" w:rsidRPr="00B301A4">
        <w:rPr>
          <w:rFonts w:ascii="Times New Roman" w:hAnsi="Times New Roman" w:cs="Times New Roman"/>
          <w:i w:val="0"/>
        </w:rPr>
        <w:t xml:space="preserve"> word word-frequency distribution estimate.</w:t>
      </w:r>
      <w:r w:rsidR="00FA5C37" w:rsidRPr="00B301A4">
        <w:rPr>
          <w:rFonts w:ascii="Times New Roman" w:hAnsi="Times New Roman" w:cs="Times New Roman"/>
          <w:i w:val="0"/>
        </w:rPr>
        <w:t xml:space="preserve"> The similarity model was restrict</w:t>
      </w:r>
      <w:r w:rsidR="006B667A">
        <w:rPr>
          <w:rFonts w:ascii="Times New Roman" w:hAnsi="Times New Roman" w:cs="Times New Roman"/>
          <w:i w:val="0"/>
        </w:rPr>
        <w:t>ed to the OANC generated</w:t>
      </w:r>
      <w:r w:rsidR="00FA5C37" w:rsidRPr="00B301A4">
        <w:rPr>
          <w:rFonts w:ascii="Times New Roman" w:hAnsi="Times New Roman" w:cs="Times New Roman"/>
          <w:i w:val="0"/>
        </w:rPr>
        <w:t xml:space="preserve"> training data of 493,000 words.</w:t>
      </w:r>
    </w:p>
    <w:p w14:paraId="1A9EB6A7" w14:textId="60F42FCB" w:rsidR="00136D9C" w:rsidRPr="00B301A4" w:rsidRDefault="00445B3A" w:rsidP="009539A8">
      <w:pPr>
        <w:pStyle w:val="Caption"/>
        <w:tabs>
          <w:tab w:val="left" w:pos="5280"/>
        </w:tabs>
        <w:spacing w:before="0" w:after="0" w:line="240" w:lineRule="auto"/>
        <w:rPr>
          <w:rFonts w:ascii="Times New Roman" w:hAnsi="Times New Roman" w:cs="Times New Roman"/>
          <w:i w:val="0"/>
        </w:rPr>
      </w:pPr>
      <w:r>
        <w:rPr>
          <w:rFonts w:ascii="Times New Roman" w:hAnsi="Times New Roman" w:cs="Times New Roman"/>
          <w:i w:val="0"/>
        </w:rPr>
        <w:t>**</w:t>
      </w:r>
      <w:r w:rsidR="00136D9C" w:rsidRPr="00B301A4">
        <w:rPr>
          <w:rFonts w:ascii="Times New Roman" w:hAnsi="Times New Roman" w:cs="Times New Roman"/>
          <w:i w:val="0"/>
        </w:rPr>
        <w:t>N-gram models only</w:t>
      </w:r>
      <w:r w:rsidR="00FA5C37" w:rsidRPr="00B301A4">
        <w:rPr>
          <w:rFonts w:ascii="Times New Roman" w:hAnsi="Times New Roman" w:cs="Times New Roman"/>
          <w:i w:val="0"/>
        </w:rPr>
        <w:t xml:space="preserve">. </w:t>
      </w:r>
      <w:r w:rsidR="007D6D43" w:rsidRPr="00B301A4">
        <w:rPr>
          <w:rFonts w:ascii="Times New Roman" w:hAnsi="Times New Roman" w:cs="Times New Roman"/>
          <w:i w:val="0"/>
        </w:rPr>
        <w:t xml:space="preserve">Only the n-gram models generate lists of results ranked by probability measures. The similarity-based models return results ranked by sum-cosine distance, which cannot be directly interpreted as </w:t>
      </w:r>
      <w:r w:rsidR="00BA334B" w:rsidRPr="00B301A4">
        <w:rPr>
          <w:rFonts w:ascii="Times New Roman" w:hAnsi="Times New Roman" w:cs="Times New Roman"/>
          <w:i w:val="0"/>
        </w:rPr>
        <w:t xml:space="preserve">a </w:t>
      </w:r>
      <w:r w:rsidR="007D6D43" w:rsidRPr="00B301A4">
        <w:rPr>
          <w:rFonts w:ascii="Times New Roman" w:hAnsi="Times New Roman" w:cs="Times New Roman"/>
          <w:i w:val="0"/>
        </w:rPr>
        <w:t xml:space="preserve">probability </w:t>
      </w:r>
      <w:r w:rsidR="00BA334B" w:rsidRPr="00B301A4">
        <w:rPr>
          <w:rFonts w:ascii="Times New Roman" w:hAnsi="Times New Roman" w:cs="Times New Roman"/>
          <w:i w:val="0"/>
        </w:rPr>
        <w:t>value for determining predictive proximity.</w:t>
      </w:r>
    </w:p>
    <w:p w14:paraId="0CF611CF" w14:textId="77777777" w:rsidR="00004A7B" w:rsidRDefault="00004A7B" w:rsidP="00D63164">
      <w:pPr>
        <w:widowControl/>
        <w:tabs>
          <w:tab w:val="clear" w:pos="709"/>
        </w:tabs>
        <w:suppressAutoHyphens w:val="0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</w:p>
    <w:p w14:paraId="166DAB5E" w14:textId="77777777" w:rsidR="00D63164" w:rsidRDefault="00D63164" w:rsidP="00B63CC7">
      <w:pPr>
        <w:pStyle w:val="Textbody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</w:p>
    <w:p w14:paraId="36D9761E" w14:textId="77777777" w:rsidR="0058653E" w:rsidRDefault="0058653E" w:rsidP="00B63CC7">
      <w:pPr>
        <w:pStyle w:val="Textbody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</w:p>
    <w:p w14:paraId="2822DC33" w14:textId="77777777" w:rsidR="0058653E" w:rsidRDefault="0058653E" w:rsidP="00B63CC7">
      <w:pPr>
        <w:pStyle w:val="Textbody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</w:p>
    <w:p w14:paraId="5C665622" w14:textId="77777777" w:rsidR="0058653E" w:rsidRDefault="0058653E" w:rsidP="00B63CC7">
      <w:pPr>
        <w:pStyle w:val="Textbody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</w:p>
    <w:p w14:paraId="11D9D1D0" w14:textId="77777777" w:rsidR="0058653E" w:rsidRDefault="0058653E" w:rsidP="00B63CC7">
      <w:pPr>
        <w:pStyle w:val="Textbody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</w:p>
    <w:p w14:paraId="02CCC48E" w14:textId="77777777" w:rsidR="007D6417" w:rsidRDefault="007D6417" w:rsidP="00B63CC7">
      <w:pPr>
        <w:pStyle w:val="Textbody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</w:p>
    <w:p w14:paraId="6B27C466" w14:textId="77777777" w:rsidR="007303B2" w:rsidRDefault="007303B2" w:rsidP="00B63CC7">
      <w:pPr>
        <w:pStyle w:val="Textbody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</w:p>
    <w:p w14:paraId="7D20AACF" w14:textId="35DE84A2" w:rsidR="0058653E" w:rsidRPr="0040277F" w:rsidRDefault="001A4004" w:rsidP="00B63CC7">
      <w:pPr>
        <w:pStyle w:val="Textbody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  <w:r w:rsidRPr="0040277F">
        <w:rPr>
          <w:rFonts w:ascii="Times New Roman" w:eastAsia="Times New Roman" w:hAnsi="Times New Roman" w:cs="Times New Roman"/>
          <w:color w:val="auto"/>
          <w:lang w:eastAsia="en-US" w:bidi="ar-SA"/>
        </w:rPr>
        <w:lastRenderedPageBreak/>
        <w:t>Figure 1</w:t>
      </w:r>
      <w:r w:rsidR="0076700C" w:rsidRPr="0040277F">
        <w:rPr>
          <w:rFonts w:ascii="Times New Roman" w:eastAsia="Times New Roman" w:hAnsi="Times New Roman" w:cs="Times New Roman"/>
          <w:color w:val="auto"/>
          <w:lang w:eastAsia="en-US" w:bidi="ar-SA"/>
        </w:rPr>
        <w:t xml:space="preserve">. </w:t>
      </w:r>
      <w:r w:rsidR="004B054F" w:rsidRPr="0040277F">
        <w:rPr>
          <w:rFonts w:ascii="Times New Roman" w:hAnsi="Times New Roman" w:cs="Times New Roman"/>
          <w:i/>
          <w:noProof/>
          <w:lang w:eastAsia="en-US" w:bidi="ar-SA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A433560" wp14:editId="47F69C98">
                <wp:simplePos x="0" y="0"/>
                <wp:positionH relativeFrom="column">
                  <wp:posOffset>1295400</wp:posOffset>
                </wp:positionH>
                <wp:positionV relativeFrom="paragraph">
                  <wp:posOffset>287655</wp:posOffset>
                </wp:positionV>
                <wp:extent cx="3152775" cy="1695450"/>
                <wp:effectExtent l="0" t="0" r="0" b="0"/>
                <wp:wrapNone/>
                <wp:docPr id="1" name="Canvas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52775" cy="1695450"/>
                          <a:chOff x="0" y="0"/>
                          <a:chExt cx="3152775" cy="1695450"/>
                        </a:xfrm>
                      </wpg:grpSpPr>
                      <wps:wsp>
                        <wps:cNvPr id="2" name="Canvas 4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152775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Oval 5"/>
                        <wps:cNvSpPr>
                          <a:spLocks noChangeArrowheads="1"/>
                        </wps:cNvSpPr>
                        <wps:spPr bwMode="auto">
                          <a:xfrm>
                            <a:off x="67310" y="320039"/>
                            <a:ext cx="2942590" cy="117538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Oval 6"/>
                        <wps:cNvSpPr>
                          <a:spLocks noChangeArrowheads="1"/>
                        </wps:cNvSpPr>
                        <wps:spPr bwMode="auto">
                          <a:xfrm>
                            <a:off x="600075" y="796925"/>
                            <a:ext cx="582295" cy="47561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Oval 7"/>
                        <wps:cNvSpPr>
                          <a:spLocks noChangeArrowheads="1"/>
                        </wps:cNvSpPr>
                        <wps:spPr bwMode="auto">
                          <a:xfrm>
                            <a:off x="1856740" y="796290"/>
                            <a:ext cx="582295" cy="47688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600075" y="530225"/>
                            <a:ext cx="534670" cy="23749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F94673" w14:textId="4234F8BB" w:rsidR="005738FF" w:rsidRPr="00F176CF" w:rsidRDefault="005738FF" w:rsidP="00202417">
                              <w:r w:rsidRPr="00F176CF">
                                <w:rPr>
                                  <w:rFonts w:ascii="Cambria Math" w:hAnsi="Cambria Math"/>
                                </w:rPr>
                                <w:t xml:space="preserve">α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∩</m:t>
                                </m:r>
                              </m:oMath>
                              <w:r w:rsidRPr="00F176CF">
                                <w:rPr>
                                  <w:rFonts w:ascii="Cambria Math" w:hAnsi="Cambria Math"/>
                                </w:rPr>
                                <w:t xml:space="preserve"> 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866901" y="511810"/>
                            <a:ext cx="571500" cy="24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106C9D" w14:textId="21B2A94B" w:rsidR="005738FF" w:rsidRPr="00F176CF" w:rsidRDefault="005738FF" w:rsidP="00202417">
                              <w:r w:rsidRPr="00F176CF">
                                <w:rPr>
                                  <w:rFonts w:ascii="Cambria Math" w:hAnsi="Cambria Math"/>
                                </w:rPr>
                                <w:t xml:space="preserve">α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∩</m:t>
                                </m:r>
                              </m:oMath>
                              <w:r w:rsidRPr="00F176CF">
                                <w:t xml:space="preserve"> </w:t>
                              </w:r>
                              <w:r w:rsidRPr="00F176CF">
                                <w:rPr>
                                  <w:rFonts w:ascii="Cambria Math" w:hAnsi="Cambria Math"/>
                                </w:rPr>
                                <w:t>ϕ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742950" y="894688"/>
                            <a:ext cx="276225" cy="24701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239DC7" w14:textId="77777777" w:rsidR="005738FF" w:rsidRPr="00D9081D" w:rsidRDefault="005738FF" w:rsidP="00202417">
                              <w:pPr>
                                <w:rPr>
                                  <w:b/>
                                </w:rPr>
                              </w:pPr>
                              <w:r w:rsidRPr="00D9081D">
                                <w:rPr>
                                  <w:rFonts w:ascii="Cambria Math" w:hAnsi="Cambria Math"/>
                                  <w:b/>
                                </w:rPr>
                                <w:t>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1996467" y="902638"/>
                            <a:ext cx="304800" cy="24701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688D7E" w14:textId="77777777" w:rsidR="005738FF" w:rsidRPr="00D9081D" w:rsidRDefault="005738FF" w:rsidP="003F7AF2">
                              <w:pPr>
                                <w:rPr>
                                  <w:b/>
                                </w:rPr>
                              </w:pPr>
                              <w:r w:rsidRPr="00D9081D">
                                <w:rPr>
                                  <w:rFonts w:ascii="Cambria Math" w:hAnsi="Cambria Math"/>
                                  <w:b/>
                                </w:rPr>
                                <w:t>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12"/>
                        <wps:cNvCnPr>
                          <a:cxnSpLocks noChangeShapeType="1"/>
                          <a:stCxn id="4" idx="7"/>
                          <a:endCxn id="5" idx="1"/>
                        </wps:cNvCnPr>
                        <wps:spPr bwMode="auto">
                          <a:xfrm rot="5400000" flipH="1" flipV="1">
                            <a:off x="1519331" y="443893"/>
                            <a:ext cx="449" cy="844920"/>
                          </a:xfrm>
                          <a:prstGeom prst="curvedConnector3">
                            <a:avLst>
                              <a:gd name="adj1" fmla="val 41110245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589280" y="88900"/>
                            <a:ext cx="1977390" cy="33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090F6F" w14:textId="0F3B3DC8" w:rsidR="005738FF" w:rsidRPr="004B054F" w:rsidRDefault="005738FF" w:rsidP="00202417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4B054F">
                                <w:rPr>
                                  <w:rFonts w:ascii="Times New Roman" w:hAnsi="Times New Roman" w:cs="Times New Roman"/>
                                </w:rPr>
                                <w:t>Sequences containing word α</w:t>
                              </w:r>
                            </w:p>
                            <w:p w14:paraId="54A20E7B" w14:textId="77777777" w:rsidR="005738FF" w:rsidRDefault="005738FF" w:rsidP="00202417"/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Canvas 42" o:spid="_x0000_s1026" style="position:absolute;left:0;text-align:left;margin-left:102pt;margin-top:22.65pt;width:248.25pt;height:133.5pt;z-index:251658240" coordsize="31527,16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">
                <v:rect id="_x0000_s1027" style="position:absolute;width:31527;height:169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F9acMA&#10;AADaAAAADwAAAGRycy9kb3ducmV2LnhtbESPT4vCMBTE78J+h/AWvMia6kGka5RFWCyLINY/50fz&#10;bIvNS22ybf32RhA8DjPzG2ax6k0lWmpcaVnBZByBIM6sLjlXcDz8fs1BOI+ssbJMCu7kYLX8GCww&#10;1rbjPbWpz0WAsItRQeF9HUvpsoIMurGtiYN3sY1BH2STS91gF+CmktMomkmDJYeFAmtaF5Rd03+j&#10;oMt27fmw3cjd6JxYviW3dXr6U2r42f98g/DU+3f41U60gik8r4QbIJ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cF9acMAAADaAAAADwAAAAAAAAAAAAAAAACYAgAAZHJzL2Rv&#10;d25yZXYueG1sUEsFBgAAAAAEAAQA9QAAAIgDAAAAAA==&#10;" filled="f" stroked="f">
                  <o:lock v:ext="edit" aspectratio="t"/>
                </v:rect>
                <v:oval id="Oval 5" o:spid="_x0000_s1028" style="position:absolute;left:673;top:3200;width:29426;height:117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G/rcIA&#10;AADaAAAADwAAAGRycy9kb3ducmV2LnhtbESPQWvCQBSE70L/w/IK3szGBkVSV5GKoIceGvX+yD6T&#10;YPZtyL7G9N93hUKPw8x8w6y3o2vVQH1oPBuYJyko4tLbhisDl/NhtgIVBNli65kM/FCA7eZlssbc&#10;+gd/0VBIpSKEQ44GapEu1zqUNTkMie+Io3fzvUOJsq+07fER4a7Vb2m61A4bjgs1dvRRU3kvvp2B&#10;fbUrloPOZJHd9kdZ3K+fp2xuzPR13L2DEhrlP/zXPloDGTyvxBu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kb+twgAAANoAAAAPAAAAAAAAAAAAAAAAAJgCAABkcnMvZG93&#10;bnJldi54bWxQSwUGAAAAAAQABAD1AAAAhwMAAAAA&#10;"/>
                <v:oval id="Oval 6" o:spid="_x0000_s1029" style="position:absolute;left:6000;top:7969;width:5823;height:4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gn2cIA&#10;AADaAAAADwAAAGRycy9kb3ducmV2LnhtbESPQWvCQBSE74X+h+UVvNWNjUpJXUUqgh48NLb3R/aZ&#10;BLNvQ/YZ4793BaHHYWa+YRarwTWqpy7Ung1Mxgko4sLbmksDv8ft+yeoIMgWG89k4EYBVsvXlwVm&#10;1l/5h/pcShUhHDI0UIm0mdahqMhhGPuWOHon3zmUKLtS2w6vEe4a/ZEkc+2w5rhQYUvfFRXn/OIM&#10;bMp1Pu91KrP0tNnJ7Px32KcTY0Zvw/oLlNAg/+Fne2cNTOFxJd4Av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eCfZwgAAANoAAAAPAAAAAAAAAAAAAAAAAJgCAABkcnMvZG93&#10;bnJldi54bWxQSwUGAAAAAAQABAD1AAAAhwMAAAAA&#10;"/>
                <v:oval id="Oval 7" o:spid="_x0000_s1030" style="position:absolute;left:18567;top:7962;width:5823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SCQsIA&#10;AADaAAAADwAAAGRycy9kb3ducmV2LnhtbESPQWvCQBSE74L/YXmF3nRjQ6SkriJKwR48GO39kX0m&#10;wezbkH2N6b/vFgSPw8x8w6w2o2vVQH1oPBtYzBNQxKW3DVcGLufP2TuoIMgWW89k4JcCbNbTyQpz&#10;6+98oqGQSkUIhxwN1CJdrnUoa3IY5r4jjt7V9w4lyr7Stsd7hLtWvyXJUjtsOC7U2NGupvJW/DgD&#10;+2pbLAedSpZe9wfJbt/Hr3RhzOvLuP0AJTTKM/xoH6yBDP6vxBug1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NIJCwgAAANoAAAAPAAAAAAAAAAAAAAAAAJgCAABkcnMvZG93&#10;bnJldi54bWxQSwUGAAAAAAQABAD1AAAAhwMAAAAA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31" type="#_x0000_t202" style="position:absolute;left:6000;top:5302;width:5347;height:2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Y5LsMA&#10;AADaAAAADwAAAGRycy9kb3ducmV2LnhtbESPS2vCQBSF90L/w3CFbkQnugghOkoJFVqoQmO7v2Zu&#10;8zBzJ2SmJv33jlBweTiPj7PZjaYVV+pdbVnBchGBIC6srrlU8HXazxMQziNrbC2Tgj9ysNs+TTaY&#10;ajvwJ11zX4owwi5FBZX3XSqlKyoy6Ba2Iw7ej+0N+iD7UuoehzBuWrmKolgarDkQKuwoq6i45L8m&#10;cF/HpPs+f2TNez47N6sj14eElXqeji9rEJ5G/wj/t9+0ghjuV8INkN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KY5LsMAAADaAAAADwAAAAAAAAAAAAAAAACYAgAAZHJzL2Rv&#10;d25yZXYueG1sUEsFBgAAAAAEAAQA9QAAAIgDAAAAAA==&#10;" stroked="f">
                  <v:fill opacity="0"/>
                  <v:textbox>
                    <w:txbxContent>
                      <w:p w14:paraId="3CF94673" w14:textId="4234F8BB" w:rsidR="005738FF" w:rsidRPr="00F176CF" w:rsidRDefault="005738FF" w:rsidP="00202417">
                        <w:r w:rsidRPr="00F176CF">
                          <w:rPr>
                            <w:rFonts w:ascii="Cambria Math" w:hAnsi="Cambria Math"/>
                          </w:rPr>
                          <w:t xml:space="preserve">α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∩</m:t>
                          </m:r>
                        </m:oMath>
                        <w:r w:rsidRPr="00F176CF">
                          <w:rPr>
                            <w:rFonts w:ascii="Cambria Math" w:hAnsi="Cambria Math"/>
                          </w:rPr>
                          <w:t xml:space="preserve"> β</w:t>
                        </w:r>
                      </w:p>
                    </w:txbxContent>
                  </v:textbox>
                </v:shape>
                <v:shape id="Text Box 9" o:spid="_x0000_s1032" type="#_x0000_t202" style="position:absolute;left:18669;top:5118;width:5715;height:2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QOsMMA&#10;AADaAAAADwAAAGRycy9kb3ducmV2LnhtbESPQWvCQBSE7wX/w/KE3nTXUtsas5GiCJ4sTVvB2yP7&#10;TILZtyG7mvTfdwWhx2FmvmHS1WAbcaXO1441zKYKBHHhTM2lhu+v7eQNhA/IBhvHpOGXPKyy0UOK&#10;iXE9f9I1D6WIEPYJaqhCaBMpfVGRRT91LXH0Tq6zGKLsSmk67CPcNvJJqRdpsea4UGFL64qKc36x&#10;Gn72p+PhWX2UGztvezcoyXYhtX4cD+9LEIGG8B++t3dGwyv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QOsMMAAADaAAAADwAAAAAAAAAAAAAAAACYAgAAZHJzL2Rv&#10;d25yZXYueG1sUEsFBgAAAAAEAAQA9QAAAIgDAAAAAA==&#10;" filled="f" stroked="f">
                  <v:textbox>
                    <w:txbxContent>
                      <w:p w14:paraId="42106C9D" w14:textId="21B2A94B" w:rsidR="005738FF" w:rsidRPr="00F176CF" w:rsidRDefault="005738FF" w:rsidP="00202417">
                        <w:r w:rsidRPr="00F176CF">
                          <w:rPr>
                            <w:rFonts w:ascii="Cambria Math" w:hAnsi="Cambria Math"/>
                          </w:rPr>
                          <w:t xml:space="preserve">α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∩</m:t>
                          </m:r>
                        </m:oMath>
                        <w:r w:rsidRPr="00F176CF">
                          <w:t xml:space="preserve"> </w:t>
                        </w:r>
                        <w:r w:rsidRPr="00F176CF">
                          <w:rPr>
                            <w:rFonts w:ascii="Cambria Math" w:hAnsi="Cambria Math"/>
                          </w:rPr>
                          <w:t>ϕ</w:t>
                        </w:r>
                      </w:p>
                    </w:txbxContent>
                  </v:textbox>
                </v:shape>
                <v:shape id="Text Box 10" o:spid="_x0000_s1033" type="#_x0000_t202" style="position:absolute;left:7429;top:8946;width:2762;height:24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UIx78A&#10;AADaAAAADwAAAGRycy9kb3ducmV2LnhtbERPTWvCQBC9F/wPywi9FN3Ug4ToKiIKFVqhab2P2TGJ&#10;ZmdDdtX03zsHocfH+54ve9eoG3Wh9mzgfZyAIi68rbk08PuzHaWgQkS22HgmA38UYLkYvMwxs/7O&#10;33TLY6kkhEOGBqoY20zrUFTkMIx9SyzcyXcOo8Cu1LbDu4S7Rk+SZKod1iwNFba0rqi45FcnvZs+&#10;bQ/Hz/V5l78dz5M9118pG/M67FczUJH6+C9+uj+sAdkqV+QG6MU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+dQjHvwAAANoAAAAPAAAAAAAAAAAAAAAAAJgCAABkcnMvZG93bnJl&#10;di54bWxQSwUGAAAAAAQABAD1AAAAhAMAAAAA&#10;" stroked="f">
                  <v:fill opacity="0"/>
                  <v:textbox>
                    <w:txbxContent>
                      <w:p w14:paraId="0B239DC7" w14:textId="77777777" w:rsidR="005738FF" w:rsidRPr="00D9081D" w:rsidRDefault="005738FF" w:rsidP="00202417">
                        <w:pPr>
                          <w:rPr>
                            <w:b/>
                          </w:rPr>
                        </w:pPr>
                        <w:r w:rsidRPr="00D9081D">
                          <w:rPr>
                            <w:rFonts w:ascii="Cambria Math" w:hAnsi="Cambria Math"/>
                            <w:b/>
                          </w:rPr>
                          <w:t>Β</w:t>
                        </w:r>
                      </w:p>
                    </w:txbxContent>
                  </v:textbox>
                </v:shape>
                <v:shape id="Text Box 11" o:spid="_x0000_s1034" type="#_x0000_t202" style="position:absolute;left:19964;top:9026;width:3048;height:2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mtXMMA&#10;AADaAAAADwAAAGRycy9kb3ducmV2LnhtbESPX2vCMBTF3wW/Q7jCXoZN54PUzihDNthgE6z6ftvc&#10;tXXNTUkyrd9+EQY+Hs6fH2e5HkwnzuR8a1nBU5KCIK6sbrlWcNi/TTMQPiBr7CyTgit5WK/GoyXm&#10;2l54R+ci1CKOsM9RQRNCn0vpq4YM+sT2xNH7ts5giNLVUju8xHHTyVmazqXBliOhwZ42DVU/xa+J&#10;3Nch64/l5+b0UTyWp9mW26+MlXqYDC/PIAIN4R7+b79rBQu4XYk3QK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TmtXMMAAADaAAAADwAAAAAAAAAAAAAAAACYAgAAZHJzL2Rv&#10;d25yZXYueG1sUEsFBgAAAAAEAAQA9QAAAIgDAAAAAA==&#10;" stroked="f">
                  <v:fill opacity="0"/>
                  <v:textbox>
                    <w:txbxContent>
                      <w:p w14:paraId="70688D7E" w14:textId="77777777" w:rsidR="005738FF" w:rsidRPr="00D9081D" w:rsidRDefault="005738FF" w:rsidP="003F7AF2">
                        <w:pPr>
                          <w:rPr>
                            <w:b/>
                          </w:rPr>
                        </w:pPr>
                        <w:r w:rsidRPr="00D9081D">
                          <w:rPr>
                            <w:rFonts w:ascii="Cambria Math" w:hAnsi="Cambria Math"/>
                            <w:b/>
                          </w:rPr>
                          <w:t>Φ</w:t>
                        </w:r>
                      </w:p>
                    </w:txbxContent>
                  </v:textbox>
                </v:shap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12" o:spid="_x0000_s1035" type="#_x0000_t38" style="position:absolute;left:15193;top:4438;width:4;height:8450;rotation:90;flip:x y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h5vsMAAADbAAAADwAAAGRycy9kb3ducmV2LnhtbESPQWsCMRCF74X+hzCCt5pVxLZbo8iC&#10;4MWDtgePw2ZMFjeTZRN166/vHAre3jBvvnlvuR5Cq27UpyaygemkAEVcR9uwM/DzvX37AJUyssU2&#10;Mhn4pQTr1evLEksb73yg2zE7JRBOJRrwOXel1qn2FDBNYkcsu3PsA2YZe6dtj3eBh1bPimKhAzYs&#10;Hzx2VHmqL8drEMp5P589TlfnfFps9pdt9fl+qowZj4bNF6hMQ36a/693VuJLeukiAvTq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CIeb7DAAAA2wAAAA8AAAAAAAAAAAAA&#10;AAAAoQIAAGRycy9kb3ducmV2LnhtbFBLBQYAAAAABAAEAPkAAACRAwAAAAA=&#10;" adj="8879813">
                  <v:stroke startarrow="block" endarrow="block"/>
                </v:shape>
                <v:shape id="Text Box 41" o:spid="_x0000_s1036" type="#_x0000_t202" style="position:absolute;left:5892;top:889;width:19774;height:339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pFqMIA&#10;AADbAAAADwAAAGRycy9kb3ducmV2LnhtbERPS2sCMRC+F/wPYQQvRbP2IGU1igoWkbbiA/E4bMbN&#10;4mayJFHXf98UCr3Nx/ecyay1tbiTD5VjBcNBBoK4cLriUsHxsOq/gwgRWWPtmBQ8KcBs2nmZYK7d&#10;g3d038dSpBAOOSowMTa5lKEwZDEMXEOcuIvzFmOCvpTa4yOF21q+ZdlIWqw4NRhsaGmouO5vVsHV&#10;bF632cfX4jRaP/334ebO/vOsVK/bzscgIrXxX/znXus0fwi/v6QD5PQ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kWowgAAANsAAAAPAAAAAAAAAAAAAAAAAJgCAABkcnMvZG93&#10;bnJldi54bWxQSwUGAAAAAAQABAD1AAAAhwMAAAAA&#10;" filled="f" stroked="f" strokeweight=".5pt">
                  <v:textbox>
                    <w:txbxContent>
                      <w:p w14:paraId="76090F6F" w14:textId="0F3B3DC8" w:rsidR="005738FF" w:rsidRPr="004B054F" w:rsidRDefault="005738FF" w:rsidP="00202417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4B054F">
                          <w:rPr>
                            <w:rFonts w:ascii="Times New Roman" w:hAnsi="Times New Roman" w:cs="Times New Roman"/>
                          </w:rPr>
                          <w:t>Sequences containing word α</w:t>
                        </w:r>
                      </w:p>
                      <w:p w14:paraId="54A20E7B" w14:textId="77777777" w:rsidR="005738FF" w:rsidRDefault="005738FF" w:rsidP="00202417"/>
                    </w:txbxContent>
                  </v:textbox>
                </v:shape>
              </v:group>
            </w:pict>
          </mc:Fallback>
        </mc:AlternateContent>
      </w:r>
      <w:r w:rsidR="00E573E6" w:rsidRPr="0040277F">
        <w:rPr>
          <w:rFonts w:ascii="Times New Roman" w:eastAsia="Times New Roman" w:hAnsi="Times New Roman" w:cs="Times New Roman"/>
          <w:i/>
          <w:color w:val="auto"/>
          <w:lang w:eastAsia="en-US" w:bidi="ar-SA"/>
        </w:rPr>
        <w:t>Inter-</w:t>
      </w:r>
      <w:r w:rsidR="006B726F" w:rsidRPr="0040277F">
        <w:rPr>
          <w:rFonts w:ascii="Times New Roman" w:eastAsia="Times New Roman" w:hAnsi="Times New Roman" w:cs="Times New Roman"/>
          <w:i/>
          <w:color w:val="auto"/>
          <w:lang w:eastAsia="en-US" w:bidi="ar-SA"/>
        </w:rPr>
        <w:t>Co</w:t>
      </w:r>
      <w:r w:rsidRPr="0040277F">
        <w:rPr>
          <w:rFonts w:ascii="Times New Roman" w:eastAsia="Times New Roman" w:hAnsi="Times New Roman" w:cs="Times New Roman"/>
          <w:i/>
          <w:color w:val="auto"/>
          <w:lang w:eastAsia="en-US" w:bidi="ar-SA"/>
        </w:rPr>
        <w:t>ntextual Discovery by the CosSi</w:t>
      </w:r>
      <w:r w:rsidR="006B726F" w:rsidRPr="0040277F">
        <w:rPr>
          <w:rFonts w:ascii="Times New Roman" w:eastAsia="Times New Roman" w:hAnsi="Times New Roman" w:cs="Times New Roman"/>
          <w:i/>
          <w:color w:val="auto"/>
          <w:lang w:eastAsia="en-US" w:bidi="ar-SA"/>
        </w:rPr>
        <w:t>m</w:t>
      </w:r>
      <w:r w:rsidR="004B054F" w:rsidRPr="0040277F">
        <w:rPr>
          <w:rFonts w:ascii="Times New Roman" w:eastAsia="Times New Roman" w:hAnsi="Times New Roman" w:cs="Times New Roman"/>
          <w:i/>
          <w:color w:val="auto"/>
          <w:lang w:eastAsia="en-US" w:bidi="ar-SA"/>
        </w:rPr>
        <w:t xml:space="preserve"> </w:t>
      </w:r>
      <w:r w:rsidR="006B726F" w:rsidRPr="0040277F">
        <w:rPr>
          <w:rFonts w:ascii="Times New Roman" w:eastAsia="Times New Roman" w:hAnsi="Times New Roman" w:cs="Times New Roman"/>
          <w:i/>
          <w:color w:val="auto"/>
          <w:lang w:eastAsia="en-US" w:bidi="ar-SA"/>
        </w:rPr>
        <w:t>Function</w:t>
      </w:r>
    </w:p>
    <w:p w14:paraId="2CAEB5D2" w14:textId="19CE5C4D" w:rsidR="00402180" w:rsidRPr="0040277F" w:rsidRDefault="00402180" w:rsidP="00B63CC7">
      <w:pPr>
        <w:pStyle w:val="Textbody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</w:p>
    <w:p w14:paraId="6945C560" w14:textId="77777777" w:rsidR="0058653E" w:rsidRPr="0040277F" w:rsidRDefault="0058653E" w:rsidP="00B63CC7">
      <w:pPr>
        <w:pStyle w:val="Textbody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</w:p>
    <w:p w14:paraId="34B1EF95" w14:textId="77777777" w:rsidR="0058653E" w:rsidRPr="0040277F" w:rsidRDefault="0058653E" w:rsidP="00B63CC7">
      <w:pPr>
        <w:pStyle w:val="Textbody"/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</w:p>
    <w:p w14:paraId="26751E93" w14:textId="3D2ED7A9" w:rsidR="00CF05D8" w:rsidRPr="0040277F" w:rsidRDefault="00CF05D8" w:rsidP="003F7AF2">
      <w:pPr>
        <w:pStyle w:val="Textbody"/>
        <w:tabs>
          <w:tab w:val="clear" w:pos="709"/>
        </w:tabs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</w:p>
    <w:p w14:paraId="07FD841D" w14:textId="77777777" w:rsidR="0058653E" w:rsidRPr="0040277F" w:rsidRDefault="0058653E" w:rsidP="003F7AF2">
      <w:pPr>
        <w:pStyle w:val="Textbody"/>
        <w:tabs>
          <w:tab w:val="clear" w:pos="709"/>
        </w:tabs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auto"/>
          <w:lang w:eastAsia="en-US" w:bidi="ar-SA"/>
        </w:rPr>
      </w:pPr>
    </w:p>
    <w:p w14:paraId="3EF2328F" w14:textId="1CBCF86B" w:rsidR="00CF05D8" w:rsidRPr="0040277F" w:rsidRDefault="0076700C" w:rsidP="009E5614">
      <w:pPr>
        <w:pStyle w:val="Caption"/>
        <w:spacing w:before="0" w:after="0" w:line="240" w:lineRule="auto"/>
        <w:rPr>
          <w:rFonts w:ascii="Times New Roman" w:hAnsi="Times New Roman" w:cs="Times New Roman"/>
          <w:i w:val="0"/>
        </w:rPr>
      </w:pPr>
      <w:r w:rsidRPr="0040277F">
        <w:rPr>
          <w:rFonts w:ascii="Times New Roman" w:hAnsi="Times New Roman" w:cs="Times New Roman"/>
        </w:rPr>
        <w:t>Figure 1</w:t>
      </w:r>
      <w:r w:rsidR="00C713D1" w:rsidRPr="0040277F">
        <w:rPr>
          <w:rFonts w:ascii="Times New Roman" w:hAnsi="Times New Roman" w:cs="Times New Roman"/>
        </w:rPr>
        <w:t>.</w:t>
      </w:r>
      <w:r w:rsidR="00E769F1" w:rsidRPr="0040277F">
        <w:rPr>
          <w:rFonts w:ascii="Times New Roman" w:hAnsi="Times New Roman" w:cs="Times New Roman"/>
          <w:i w:val="0"/>
        </w:rPr>
        <w:t xml:space="preserve"> </w:t>
      </w:r>
      <w:r w:rsidR="00CF05D8" w:rsidRPr="0040277F">
        <w:rPr>
          <w:rFonts w:ascii="Times New Roman" w:hAnsi="Times New Roman" w:cs="Times New Roman"/>
          <w:i w:val="0"/>
        </w:rPr>
        <w:t xml:space="preserve">The CosSim function discovers the relatedness of words </w:t>
      </w:r>
      <w:r w:rsidR="00CF05D8" w:rsidRPr="0040277F">
        <w:rPr>
          <w:rFonts w:ascii="Cambria Math" w:hAnsi="Cambria Math" w:cs="Cambria Math"/>
          <w:i w:val="0"/>
        </w:rPr>
        <w:t>𝛽</w:t>
      </w:r>
      <w:r w:rsidR="00CF05D8" w:rsidRPr="0040277F">
        <w:rPr>
          <w:rFonts w:ascii="Times New Roman" w:hAnsi="Times New Roman" w:cs="Times New Roman"/>
          <w:i w:val="0"/>
        </w:rPr>
        <w:t xml:space="preserve"> and </w:t>
      </w:r>
      <w:r w:rsidR="00CF05D8" w:rsidRPr="0040277F">
        <w:rPr>
          <w:rFonts w:ascii="Cambria Math" w:hAnsi="Cambria Math" w:cs="Cambria Math"/>
          <w:i w:val="0"/>
        </w:rPr>
        <w:t>𝜙</w:t>
      </w:r>
      <w:r w:rsidR="00CF05D8" w:rsidRPr="0040277F">
        <w:rPr>
          <w:rFonts w:ascii="Times New Roman" w:hAnsi="Times New Roman" w:cs="Times New Roman"/>
          <w:i w:val="0"/>
        </w:rPr>
        <w:t xml:space="preserve"> via</w:t>
      </w:r>
      <w:r w:rsidR="007347D3" w:rsidRPr="0040277F">
        <w:rPr>
          <w:rFonts w:ascii="Times New Roman" w:hAnsi="Times New Roman" w:cs="Times New Roman"/>
          <w:i w:val="0"/>
        </w:rPr>
        <w:t xml:space="preserve"> word</w:t>
      </w:r>
      <w:r w:rsidR="00CF05D8" w:rsidRPr="0040277F">
        <w:rPr>
          <w:rFonts w:ascii="Times New Roman" w:hAnsi="Times New Roman" w:cs="Times New Roman"/>
          <w:i w:val="0"/>
        </w:rPr>
        <w:t xml:space="preserve"> </w:t>
      </w:r>
      <w:r w:rsidR="00CF05D8" w:rsidRPr="0040277F">
        <w:rPr>
          <w:rFonts w:ascii="Cambria Math" w:hAnsi="Cambria Math" w:cs="Cambria Math"/>
          <w:i w:val="0"/>
        </w:rPr>
        <w:t>𝛼</w:t>
      </w:r>
      <w:r w:rsidR="00CF05D8" w:rsidRPr="0040277F">
        <w:rPr>
          <w:rFonts w:ascii="Times New Roman" w:hAnsi="Times New Roman" w:cs="Times New Roman"/>
          <w:i w:val="0"/>
        </w:rPr>
        <w:t xml:space="preserve">, even though contexts </w:t>
      </w:r>
      <w:r w:rsidR="00CF05D8" w:rsidRPr="0040277F">
        <w:rPr>
          <w:rFonts w:ascii="Times New Roman" w:hAnsi="Times New Roman" w:cs="Times New Roman"/>
          <w:b/>
          <w:i w:val="0"/>
        </w:rPr>
        <w:t>Β</w:t>
      </w:r>
      <w:r w:rsidR="00CF05D8" w:rsidRPr="0040277F">
        <w:rPr>
          <w:rFonts w:ascii="Times New Roman" w:hAnsi="Times New Roman" w:cs="Times New Roman"/>
          <w:i w:val="0"/>
        </w:rPr>
        <w:t xml:space="preserve"> and </w:t>
      </w:r>
      <w:r w:rsidR="00CF05D8" w:rsidRPr="0040277F">
        <w:rPr>
          <w:rFonts w:ascii="Times New Roman" w:hAnsi="Times New Roman" w:cs="Times New Roman"/>
          <w:b/>
          <w:i w:val="0"/>
        </w:rPr>
        <w:t>Φ</w:t>
      </w:r>
      <w:r w:rsidR="00CF05D8" w:rsidRPr="0040277F">
        <w:rPr>
          <w:rFonts w:ascii="Times New Roman" w:hAnsi="Times New Roman" w:cs="Times New Roman"/>
          <w:i w:val="0"/>
        </w:rPr>
        <w:t xml:space="preserve"> share no sequences</w:t>
      </w:r>
      <w:r w:rsidR="009749CC" w:rsidRPr="0040277F">
        <w:rPr>
          <w:rFonts w:ascii="Times New Roman" w:hAnsi="Times New Roman" w:cs="Times New Roman"/>
          <w:i w:val="0"/>
        </w:rPr>
        <w:t>.</w:t>
      </w:r>
    </w:p>
    <w:p w14:paraId="40D1877E" w14:textId="25761AE3" w:rsidR="00202417" w:rsidRPr="001F730F" w:rsidRDefault="00202417" w:rsidP="00CF05D8">
      <w:pPr>
        <w:pStyle w:val="Caption"/>
        <w:rPr>
          <w:rFonts w:ascii="Times New Roman" w:eastAsia="Times New Roman" w:hAnsi="Times New Roman" w:cs="Times New Roman"/>
          <w:color w:val="auto"/>
          <w:lang w:eastAsia="en-US" w:bidi="ar-SA"/>
        </w:rPr>
      </w:pPr>
    </w:p>
    <w:sectPr w:rsidR="00202417" w:rsidRPr="001F730F" w:rsidSect="00EA1AA2">
      <w:headerReference w:type="default" r:id="rId10"/>
      <w:type w:val="continuous"/>
      <w:pgSz w:w="12240" w:h="15840"/>
      <w:pgMar w:top="1440" w:right="1440" w:bottom="1440" w:left="1440" w:header="720" w:footer="720" w:gutter="0"/>
      <w:pgNumType w:start="1"/>
      <w:cols w:space="180"/>
      <w:formProt w:val="0"/>
      <w:docGrid w:linePitch="24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Jackie Brown" w:date="2015-03-17T19:00:00Z" w:initials="JB">
    <w:p w14:paraId="5945FE9C" w14:textId="00A58DA5" w:rsidR="005738FF" w:rsidRDefault="005738FF">
      <w:pPr>
        <w:pStyle w:val="CommentText"/>
      </w:pPr>
      <w:r>
        <w:rPr>
          <w:rStyle w:val="CommentReference"/>
        </w:rPr>
        <w:annotationRef/>
      </w:r>
      <w:r>
        <w:t>You will need to revise virtually all elements of the manuscript. Be sure to consult the APA manual, 6</w:t>
      </w:r>
      <w:r w:rsidRPr="0087517C">
        <w:rPr>
          <w:vertAlign w:val="superscript"/>
        </w:rPr>
        <w:t>th</w:t>
      </w:r>
      <w:r>
        <w:t xml:space="preserve"> edition, and be sure to review Figures 2.1 to 2.3 (starting on page 41) before you begin. These figures illustrate how a scientific paper should be presented, including formatting of such things as headers, etc. </w:t>
      </w:r>
    </w:p>
  </w:comment>
  <w:comment w:id="0" w:author="Jackie Brown" w:date="2015-03-17T19:18:00Z" w:initials="JB">
    <w:p w14:paraId="45B527BD" w14:textId="0C93ACC2" w:rsidR="005738FF" w:rsidRDefault="005738FF">
      <w:pPr>
        <w:pStyle w:val="CommentText"/>
      </w:pPr>
      <w:r>
        <w:rPr>
          <w:rStyle w:val="CommentReference"/>
        </w:rPr>
        <w:annotationRef/>
      </w:r>
      <w:r>
        <w:t>No capitalization required</w:t>
      </w:r>
    </w:p>
  </w:comment>
  <w:comment w:id="3" w:author="Jackie Brown" w:date="2015-03-17T19:21:00Z" w:initials="JB">
    <w:p w14:paraId="2AE4D8CA" w14:textId="483DEB8C" w:rsidR="005738FF" w:rsidRDefault="005738FF">
      <w:pPr>
        <w:pStyle w:val="CommentText"/>
      </w:pPr>
      <w:r>
        <w:rPr>
          <w:rStyle w:val="CommentReference"/>
        </w:rPr>
        <w:annotationRef/>
      </w:r>
      <w:r>
        <w:t>Insert title of the paper</w:t>
      </w:r>
    </w:p>
  </w:comment>
  <w:comment w:id="4" w:author="Jackie Brown" w:date="2015-03-17T19:24:00Z" w:initials="JB">
    <w:p w14:paraId="2684588C" w14:textId="41F07781" w:rsidR="005738FF" w:rsidRDefault="005738FF">
      <w:pPr>
        <w:pStyle w:val="CommentText"/>
      </w:pPr>
      <w:r>
        <w:rPr>
          <w:rStyle w:val="CommentReference"/>
        </w:rPr>
        <w:annotationRef/>
      </w:r>
      <w:r>
        <w:t xml:space="preserve">Everything in the main document must be in Word. These formulas appear to be images. Revise throughout the paper, and also consult the manual re: how to correctly present this information. </w:t>
      </w:r>
    </w:p>
  </w:comment>
  <w:comment w:id="5" w:author="Jackie Brown" w:date="2015-03-17T19:03:00Z" w:initials="JB">
    <w:p w14:paraId="1971C31A" w14:textId="401266C8" w:rsidR="005738FF" w:rsidRDefault="005738FF">
      <w:pPr>
        <w:pStyle w:val="CommentText"/>
      </w:pPr>
      <w:r>
        <w:rPr>
          <w:rStyle w:val="CommentReference"/>
        </w:rPr>
        <w:annotationRef/>
      </w:r>
      <w:r>
        <w:t>This should not be a separate paragraph. Review the manual</w:t>
      </w:r>
    </w:p>
  </w:comment>
  <w:comment w:id="10" w:author="Jackie Brown" w:date="2015-03-17T19:04:00Z" w:initials="JB">
    <w:p w14:paraId="44E04101" w14:textId="59F1314F" w:rsidR="005738FF" w:rsidRDefault="005738FF">
      <w:pPr>
        <w:pStyle w:val="CommentText"/>
      </w:pPr>
      <w:r>
        <w:rPr>
          <w:rStyle w:val="CommentReference"/>
        </w:rPr>
        <w:annotationRef/>
      </w:r>
      <w:r>
        <w:t>Review the manual re: your use of quotation marks here and elsewhere in the paper</w:t>
      </w:r>
    </w:p>
  </w:comment>
  <w:comment w:id="13" w:author="Jackie Brown" w:date="2015-03-17T19:25:00Z" w:initials="JB">
    <w:p w14:paraId="7D06E3A0" w14:textId="2EA625F6" w:rsidR="005738FF" w:rsidRDefault="005738FF">
      <w:pPr>
        <w:pStyle w:val="CommentText"/>
      </w:pPr>
      <w:r>
        <w:rPr>
          <w:rStyle w:val="CommentReference"/>
        </w:rPr>
        <w:annotationRef/>
      </w:r>
      <w:r>
        <w:t xml:space="preserve">You need to provide insert points for the Table (i.e., insert Table 1 About here) and the figure. </w:t>
      </w:r>
    </w:p>
  </w:comment>
  <w:comment w:id="17" w:author="Jackie Brown" w:date="2015-03-23T14:06:00Z" w:initials="JB">
    <w:p w14:paraId="78C97F40" w14:textId="77777777" w:rsidR="009A0BA6" w:rsidRDefault="009A0BA6" w:rsidP="009A0BA6">
      <w:pPr>
        <w:pStyle w:val="CommentText"/>
      </w:pPr>
      <w:r>
        <w:rPr>
          <w:rStyle w:val="CommentReference"/>
        </w:rPr>
        <w:annotationRef/>
      </w:r>
      <w:r>
        <w:t>Use the numbered list function in Word to create list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173DC6" w14:textId="77777777" w:rsidR="00A9797A" w:rsidRDefault="00A9797A" w:rsidP="00E012A2">
      <w:pPr>
        <w:spacing w:after="0" w:line="240" w:lineRule="auto"/>
      </w:pPr>
      <w:r>
        <w:separator/>
      </w:r>
    </w:p>
  </w:endnote>
  <w:endnote w:type="continuationSeparator" w:id="0">
    <w:p w14:paraId="56A8FB05" w14:textId="77777777" w:rsidR="00A9797A" w:rsidRDefault="00A9797A" w:rsidP="00E01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erif">
    <w:altName w:val="MS PMincho"/>
    <w:charset w:val="80"/>
    <w:family w:val="roman"/>
    <w:pitch w:val="variable"/>
  </w:font>
  <w:font w:name="Lohit Hindi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86045F" w14:textId="77777777" w:rsidR="00A9797A" w:rsidRDefault="00A9797A" w:rsidP="00E012A2">
      <w:pPr>
        <w:spacing w:after="0" w:line="240" w:lineRule="auto"/>
      </w:pPr>
      <w:r>
        <w:separator/>
      </w:r>
    </w:p>
  </w:footnote>
  <w:footnote w:type="continuationSeparator" w:id="0">
    <w:p w14:paraId="381E2183" w14:textId="77777777" w:rsidR="00A9797A" w:rsidRDefault="00A9797A" w:rsidP="00E012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875471" w14:textId="77777777" w:rsidR="00DA4973" w:rsidRPr="00192445" w:rsidRDefault="00DA4973" w:rsidP="00892E4D">
    <w:pPr>
      <w:pStyle w:val="Header"/>
      <w:framePr w:wrap="around" w:vAnchor="text" w:hAnchor="margin" w:xAlign="right" w:y="1"/>
      <w:rPr>
        <w:rStyle w:val="PageNumber"/>
        <w:rFonts w:ascii="Times New Roman" w:hAnsi="Times New Roman" w:cs="Times New Roman"/>
      </w:rPr>
    </w:pPr>
    <w:r w:rsidRPr="00192445">
      <w:rPr>
        <w:rStyle w:val="PageNumber"/>
        <w:rFonts w:ascii="Times New Roman" w:hAnsi="Times New Roman" w:cs="Times New Roman"/>
      </w:rPr>
      <w:fldChar w:fldCharType="begin"/>
    </w:r>
    <w:r w:rsidRPr="00192445">
      <w:rPr>
        <w:rStyle w:val="PageNumber"/>
        <w:rFonts w:ascii="Times New Roman" w:hAnsi="Times New Roman" w:cs="Times New Roman"/>
      </w:rPr>
      <w:instrText xml:space="preserve">PAGE  </w:instrText>
    </w:r>
    <w:r w:rsidRPr="00192445">
      <w:rPr>
        <w:rStyle w:val="PageNumber"/>
        <w:rFonts w:ascii="Times New Roman" w:hAnsi="Times New Roman" w:cs="Times New Roman"/>
      </w:rPr>
      <w:fldChar w:fldCharType="separate"/>
    </w:r>
    <w:r w:rsidR="00192445">
      <w:rPr>
        <w:rStyle w:val="PageNumber"/>
        <w:rFonts w:ascii="Times New Roman" w:hAnsi="Times New Roman" w:cs="Times New Roman"/>
        <w:noProof/>
      </w:rPr>
      <w:t>16</w:t>
    </w:r>
    <w:r w:rsidRPr="00192445">
      <w:rPr>
        <w:rStyle w:val="PageNumber"/>
        <w:rFonts w:ascii="Times New Roman" w:hAnsi="Times New Roman" w:cs="Times New Roman"/>
      </w:rPr>
      <w:fldChar w:fldCharType="end"/>
    </w:r>
  </w:p>
  <w:p w14:paraId="26BF409A" w14:textId="77777777" w:rsidR="00DA4973" w:rsidRPr="00192445" w:rsidRDefault="00DA4973" w:rsidP="00892E4D">
    <w:pPr>
      <w:pStyle w:val="Header"/>
      <w:ind w:right="360"/>
      <w:rPr>
        <w:rFonts w:ascii="Times New Roman" w:hAnsi="Times New Roman" w:cs="Times New Roman"/>
      </w:rPr>
    </w:pPr>
    <w:r w:rsidRPr="00192445">
      <w:rPr>
        <w:rFonts w:ascii="Times New Roman" w:hAnsi="Times New Roman" w:cs="Times New Roman"/>
      </w:rPr>
      <w:t>Running head: A METHOD OF SIMILARITY BASED WORD PREDICTION</w:t>
    </w:r>
  </w:p>
  <w:p w14:paraId="121E2DB6" w14:textId="77777777" w:rsidR="00DA4973" w:rsidRDefault="00DA497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720633"/>
    <w:multiLevelType w:val="hybridMultilevel"/>
    <w:tmpl w:val="375E9584"/>
    <w:lvl w:ilvl="0" w:tplc="851AAD1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7B6CDA"/>
    <w:multiLevelType w:val="hybridMultilevel"/>
    <w:tmpl w:val="66B81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BD3464"/>
    <w:multiLevelType w:val="hybridMultilevel"/>
    <w:tmpl w:val="5BAC5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465877"/>
    <w:multiLevelType w:val="hybridMultilevel"/>
    <w:tmpl w:val="036216F0"/>
    <w:lvl w:ilvl="0" w:tplc="C74AFB36">
      <w:start w:val="1"/>
      <w:numFmt w:val="bullet"/>
      <w:lvlText w:val=""/>
      <w:lvlJc w:val="left"/>
      <w:pPr>
        <w:ind w:left="720" w:hanging="360"/>
      </w:pPr>
      <w:rPr>
        <w:rFonts w:ascii="Symbol" w:eastAsia="WenQuanYi Micro He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E180BD9"/>
    <w:multiLevelType w:val="hybridMultilevel"/>
    <w:tmpl w:val="79A2BF22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>
    <w:nsid w:val="64B677C0"/>
    <w:multiLevelType w:val="hybridMultilevel"/>
    <w:tmpl w:val="AEF20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1117B9D"/>
    <w:multiLevelType w:val="hybridMultilevel"/>
    <w:tmpl w:val="1C1248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590F5A"/>
    <w:multiLevelType w:val="hybridMultilevel"/>
    <w:tmpl w:val="5B3A4E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4"/>
  </w:num>
  <w:num w:numId="5">
    <w:abstractNumId w:val="5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628A"/>
    <w:rsid w:val="00000A1F"/>
    <w:rsid w:val="0000145E"/>
    <w:rsid w:val="00003361"/>
    <w:rsid w:val="000033F7"/>
    <w:rsid w:val="00004A7B"/>
    <w:rsid w:val="0000557D"/>
    <w:rsid w:val="00005D32"/>
    <w:rsid w:val="0001068C"/>
    <w:rsid w:val="0001399D"/>
    <w:rsid w:val="00014A74"/>
    <w:rsid w:val="00014BA8"/>
    <w:rsid w:val="00015F6C"/>
    <w:rsid w:val="00025986"/>
    <w:rsid w:val="00027A95"/>
    <w:rsid w:val="00030009"/>
    <w:rsid w:val="0003027E"/>
    <w:rsid w:val="00032237"/>
    <w:rsid w:val="00032645"/>
    <w:rsid w:val="00034D9F"/>
    <w:rsid w:val="00035458"/>
    <w:rsid w:val="000374DA"/>
    <w:rsid w:val="00040626"/>
    <w:rsid w:val="00043DED"/>
    <w:rsid w:val="00044845"/>
    <w:rsid w:val="0004545D"/>
    <w:rsid w:val="000462A0"/>
    <w:rsid w:val="000474DD"/>
    <w:rsid w:val="0004798D"/>
    <w:rsid w:val="00047B52"/>
    <w:rsid w:val="00050563"/>
    <w:rsid w:val="00052FE2"/>
    <w:rsid w:val="000533DF"/>
    <w:rsid w:val="0005719C"/>
    <w:rsid w:val="00061B52"/>
    <w:rsid w:val="000633AD"/>
    <w:rsid w:val="00064BB6"/>
    <w:rsid w:val="00064DF1"/>
    <w:rsid w:val="000701FB"/>
    <w:rsid w:val="00072B5A"/>
    <w:rsid w:val="000748DA"/>
    <w:rsid w:val="0007627D"/>
    <w:rsid w:val="0007710D"/>
    <w:rsid w:val="00077DBC"/>
    <w:rsid w:val="000809FC"/>
    <w:rsid w:val="000811FF"/>
    <w:rsid w:val="000827D7"/>
    <w:rsid w:val="00082ABF"/>
    <w:rsid w:val="00084F3A"/>
    <w:rsid w:val="000853CA"/>
    <w:rsid w:val="00086261"/>
    <w:rsid w:val="00086C6C"/>
    <w:rsid w:val="00087294"/>
    <w:rsid w:val="0009092B"/>
    <w:rsid w:val="00092058"/>
    <w:rsid w:val="00093949"/>
    <w:rsid w:val="00094053"/>
    <w:rsid w:val="00095491"/>
    <w:rsid w:val="0009564B"/>
    <w:rsid w:val="00095871"/>
    <w:rsid w:val="000A0462"/>
    <w:rsid w:val="000A39C9"/>
    <w:rsid w:val="000A3CCB"/>
    <w:rsid w:val="000A4040"/>
    <w:rsid w:val="000A561C"/>
    <w:rsid w:val="000A5F16"/>
    <w:rsid w:val="000B5091"/>
    <w:rsid w:val="000B59C5"/>
    <w:rsid w:val="000B5E0B"/>
    <w:rsid w:val="000C04B2"/>
    <w:rsid w:val="000C0507"/>
    <w:rsid w:val="000C361A"/>
    <w:rsid w:val="000C5A27"/>
    <w:rsid w:val="000D0065"/>
    <w:rsid w:val="000D0FD2"/>
    <w:rsid w:val="000D15B4"/>
    <w:rsid w:val="000D15C4"/>
    <w:rsid w:val="000D3EBB"/>
    <w:rsid w:val="000D4451"/>
    <w:rsid w:val="000D5D09"/>
    <w:rsid w:val="000D719A"/>
    <w:rsid w:val="000E08E5"/>
    <w:rsid w:val="000E0E4E"/>
    <w:rsid w:val="000E4DDD"/>
    <w:rsid w:val="000E4DE2"/>
    <w:rsid w:val="000F11F8"/>
    <w:rsid w:val="000F2950"/>
    <w:rsid w:val="000F38A1"/>
    <w:rsid w:val="000F5A33"/>
    <w:rsid w:val="000F644E"/>
    <w:rsid w:val="000F6D83"/>
    <w:rsid w:val="000F7681"/>
    <w:rsid w:val="00100F36"/>
    <w:rsid w:val="0010249A"/>
    <w:rsid w:val="00103004"/>
    <w:rsid w:val="00105D25"/>
    <w:rsid w:val="001116EE"/>
    <w:rsid w:val="00111B3B"/>
    <w:rsid w:val="001123DD"/>
    <w:rsid w:val="00112A91"/>
    <w:rsid w:val="00113FEF"/>
    <w:rsid w:val="001140A2"/>
    <w:rsid w:val="00114C8A"/>
    <w:rsid w:val="00115250"/>
    <w:rsid w:val="00115291"/>
    <w:rsid w:val="00117219"/>
    <w:rsid w:val="00117F57"/>
    <w:rsid w:val="00121E83"/>
    <w:rsid w:val="0012300A"/>
    <w:rsid w:val="00123126"/>
    <w:rsid w:val="00123243"/>
    <w:rsid w:val="0012416F"/>
    <w:rsid w:val="00124D41"/>
    <w:rsid w:val="00124DE4"/>
    <w:rsid w:val="00126BC4"/>
    <w:rsid w:val="0013101D"/>
    <w:rsid w:val="00131BB1"/>
    <w:rsid w:val="00131EF7"/>
    <w:rsid w:val="001335B1"/>
    <w:rsid w:val="00135112"/>
    <w:rsid w:val="00136964"/>
    <w:rsid w:val="00136D21"/>
    <w:rsid w:val="00136D9C"/>
    <w:rsid w:val="00140785"/>
    <w:rsid w:val="00140ACA"/>
    <w:rsid w:val="00140C4D"/>
    <w:rsid w:val="00141BC0"/>
    <w:rsid w:val="00144575"/>
    <w:rsid w:val="0015155F"/>
    <w:rsid w:val="00151EF5"/>
    <w:rsid w:val="00153E84"/>
    <w:rsid w:val="0015468A"/>
    <w:rsid w:val="00157BCA"/>
    <w:rsid w:val="001607E5"/>
    <w:rsid w:val="00160AA5"/>
    <w:rsid w:val="00160AA7"/>
    <w:rsid w:val="001632F2"/>
    <w:rsid w:val="00164611"/>
    <w:rsid w:val="00165650"/>
    <w:rsid w:val="00167C80"/>
    <w:rsid w:val="00170201"/>
    <w:rsid w:val="00172AF6"/>
    <w:rsid w:val="001733D7"/>
    <w:rsid w:val="00176E47"/>
    <w:rsid w:val="0018124B"/>
    <w:rsid w:val="001818E1"/>
    <w:rsid w:val="00181A9C"/>
    <w:rsid w:val="00182CF1"/>
    <w:rsid w:val="001835C0"/>
    <w:rsid w:val="00184A8A"/>
    <w:rsid w:val="00184FFD"/>
    <w:rsid w:val="001868DF"/>
    <w:rsid w:val="00187263"/>
    <w:rsid w:val="001879C5"/>
    <w:rsid w:val="0019064A"/>
    <w:rsid w:val="00192445"/>
    <w:rsid w:val="00193011"/>
    <w:rsid w:val="00193173"/>
    <w:rsid w:val="00194CA2"/>
    <w:rsid w:val="001A05B8"/>
    <w:rsid w:val="001A3334"/>
    <w:rsid w:val="001A3AA6"/>
    <w:rsid w:val="001A4004"/>
    <w:rsid w:val="001A7108"/>
    <w:rsid w:val="001A7340"/>
    <w:rsid w:val="001B004F"/>
    <w:rsid w:val="001B0D77"/>
    <w:rsid w:val="001B0E35"/>
    <w:rsid w:val="001B170B"/>
    <w:rsid w:val="001B1F7D"/>
    <w:rsid w:val="001B2834"/>
    <w:rsid w:val="001B2BCA"/>
    <w:rsid w:val="001B2DDF"/>
    <w:rsid w:val="001B4B4E"/>
    <w:rsid w:val="001B51D2"/>
    <w:rsid w:val="001B5B6C"/>
    <w:rsid w:val="001B5BD2"/>
    <w:rsid w:val="001B5DB7"/>
    <w:rsid w:val="001B5F5D"/>
    <w:rsid w:val="001C014B"/>
    <w:rsid w:val="001C1305"/>
    <w:rsid w:val="001C1A22"/>
    <w:rsid w:val="001C356E"/>
    <w:rsid w:val="001C4059"/>
    <w:rsid w:val="001C576E"/>
    <w:rsid w:val="001C64E8"/>
    <w:rsid w:val="001C7963"/>
    <w:rsid w:val="001D115B"/>
    <w:rsid w:val="001D2039"/>
    <w:rsid w:val="001D4081"/>
    <w:rsid w:val="001D443A"/>
    <w:rsid w:val="001D5891"/>
    <w:rsid w:val="001D5BE4"/>
    <w:rsid w:val="001D6C16"/>
    <w:rsid w:val="001E3E30"/>
    <w:rsid w:val="001E6D0C"/>
    <w:rsid w:val="001E760A"/>
    <w:rsid w:val="001F2AB9"/>
    <w:rsid w:val="001F32A6"/>
    <w:rsid w:val="001F730F"/>
    <w:rsid w:val="002010A5"/>
    <w:rsid w:val="00202417"/>
    <w:rsid w:val="00206AA2"/>
    <w:rsid w:val="0021089B"/>
    <w:rsid w:val="0021265E"/>
    <w:rsid w:val="00212C9C"/>
    <w:rsid w:val="00216188"/>
    <w:rsid w:val="00217C78"/>
    <w:rsid w:val="002222B8"/>
    <w:rsid w:val="002227A5"/>
    <w:rsid w:val="002231C1"/>
    <w:rsid w:val="00226B18"/>
    <w:rsid w:val="002302E9"/>
    <w:rsid w:val="0023338A"/>
    <w:rsid w:val="00236069"/>
    <w:rsid w:val="00236CFC"/>
    <w:rsid w:val="0023758D"/>
    <w:rsid w:val="00237B4F"/>
    <w:rsid w:val="00240AA7"/>
    <w:rsid w:val="00245068"/>
    <w:rsid w:val="002450C4"/>
    <w:rsid w:val="00245A9E"/>
    <w:rsid w:val="00245EFB"/>
    <w:rsid w:val="00247313"/>
    <w:rsid w:val="0025143E"/>
    <w:rsid w:val="002519EB"/>
    <w:rsid w:val="00251CDD"/>
    <w:rsid w:val="00254851"/>
    <w:rsid w:val="002622BA"/>
    <w:rsid w:val="00264E91"/>
    <w:rsid w:val="00265328"/>
    <w:rsid w:val="00266E3F"/>
    <w:rsid w:val="0026784B"/>
    <w:rsid w:val="00267BB3"/>
    <w:rsid w:val="00267F25"/>
    <w:rsid w:val="002723EA"/>
    <w:rsid w:val="002744BE"/>
    <w:rsid w:val="00274D53"/>
    <w:rsid w:val="002756BE"/>
    <w:rsid w:val="002760DC"/>
    <w:rsid w:val="002770E9"/>
    <w:rsid w:val="00280EAE"/>
    <w:rsid w:val="002831BA"/>
    <w:rsid w:val="00285D9B"/>
    <w:rsid w:val="00286D24"/>
    <w:rsid w:val="00287B31"/>
    <w:rsid w:val="00294DFA"/>
    <w:rsid w:val="00296009"/>
    <w:rsid w:val="00296CFD"/>
    <w:rsid w:val="002A0F7B"/>
    <w:rsid w:val="002A24AF"/>
    <w:rsid w:val="002A2C25"/>
    <w:rsid w:val="002A63FB"/>
    <w:rsid w:val="002B4E55"/>
    <w:rsid w:val="002B58B9"/>
    <w:rsid w:val="002B6312"/>
    <w:rsid w:val="002C3DEF"/>
    <w:rsid w:val="002D16EE"/>
    <w:rsid w:val="002D357B"/>
    <w:rsid w:val="002D4583"/>
    <w:rsid w:val="002D5204"/>
    <w:rsid w:val="002D7B81"/>
    <w:rsid w:val="002E0E9A"/>
    <w:rsid w:val="002E2E0C"/>
    <w:rsid w:val="002E4BC1"/>
    <w:rsid w:val="002E5FCE"/>
    <w:rsid w:val="002E622B"/>
    <w:rsid w:val="002E7FAA"/>
    <w:rsid w:val="002F5198"/>
    <w:rsid w:val="002F6C69"/>
    <w:rsid w:val="003002BC"/>
    <w:rsid w:val="0030035C"/>
    <w:rsid w:val="00300453"/>
    <w:rsid w:val="003007D8"/>
    <w:rsid w:val="00303ACE"/>
    <w:rsid w:val="003047E2"/>
    <w:rsid w:val="003047E5"/>
    <w:rsid w:val="00305038"/>
    <w:rsid w:val="00305D67"/>
    <w:rsid w:val="00305E93"/>
    <w:rsid w:val="00306386"/>
    <w:rsid w:val="00306695"/>
    <w:rsid w:val="00311565"/>
    <w:rsid w:val="00313F1A"/>
    <w:rsid w:val="00314667"/>
    <w:rsid w:val="003172E3"/>
    <w:rsid w:val="00325A69"/>
    <w:rsid w:val="00325C04"/>
    <w:rsid w:val="003265D8"/>
    <w:rsid w:val="003354C7"/>
    <w:rsid w:val="00335660"/>
    <w:rsid w:val="003361AB"/>
    <w:rsid w:val="00337275"/>
    <w:rsid w:val="00337F68"/>
    <w:rsid w:val="00342C1C"/>
    <w:rsid w:val="00343B6F"/>
    <w:rsid w:val="00343DCC"/>
    <w:rsid w:val="00343F1B"/>
    <w:rsid w:val="00344FFC"/>
    <w:rsid w:val="00345509"/>
    <w:rsid w:val="0034554B"/>
    <w:rsid w:val="0034723A"/>
    <w:rsid w:val="0034790D"/>
    <w:rsid w:val="00352718"/>
    <w:rsid w:val="003536B0"/>
    <w:rsid w:val="003540BA"/>
    <w:rsid w:val="00354BE2"/>
    <w:rsid w:val="00356C46"/>
    <w:rsid w:val="00360819"/>
    <w:rsid w:val="0036125A"/>
    <w:rsid w:val="00363644"/>
    <w:rsid w:val="00363939"/>
    <w:rsid w:val="003648FF"/>
    <w:rsid w:val="00364AEE"/>
    <w:rsid w:val="003666DC"/>
    <w:rsid w:val="00367519"/>
    <w:rsid w:val="003676F2"/>
    <w:rsid w:val="00370F6E"/>
    <w:rsid w:val="00374A04"/>
    <w:rsid w:val="00376521"/>
    <w:rsid w:val="0038304A"/>
    <w:rsid w:val="0038570D"/>
    <w:rsid w:val="0038741B"/>
    <w:rsid w:val="00391E2B"/>
    <w:rsid w:val="00391EAE"/>
    <w:rsid w:val="00392F78"/>
    <w:rsid w:val="00394576"/>
    <w:rsid w:val="0039703B"/>
    <w:rsid w:val="003A03E0"/>
    <w:rsid w:val="003A149D"/>
    <w:rsid w:val="003A2A63"/>
    <w:rsid w:val="003A2C84"/>
    <w:rsid w:val="003A50EA"/>
    <w:rsid w:val="003A5D50"/>
    <w:rsid w:val="003A73F0"/>
    <w:rsid w:val="003B27B5"/>
    <w:rsid w:val="003B5B4F"/>
    <w:rsid w:val="003C1775"/>
    <w:rsid w:val="003C3C32"/>
    <w:rsid w:val="003D07BD"/>
    <w:rsid w:val="003D0811"/>
    <w:rsid w:val="003D0FD0"/>
    <w:rsid w:val="003D1A40"/>
    <w:rsid w:val="003D48CF"/>
    <w:rsid w:val="003D4B81"/>
    <w:rsid w:val="003D5A43"/>
    <w:rsid w:val="003D69E7"/>
    <w:rsid w:val="003D69E8"/>
    <w:rsid w:val="003D7329"/>
    <w:rsid w:val="003D753D"/>
    <w:rsid w:val="003E04B8"/>
    <w:rsid w:val="003E2CD4"/>
    <w:rsid w:val="003E397F"/>
    <w:rsid w:val="003E7929"/>
    <w:rsid w:val="003F0909"/>
    <w:rsid w:val="003F12CA"/>
    <w:rsid w:val="003F2A59"/>
    <w:rsid w:val="003F33CA"/>
    <w:rsid w:val="003F5E69"/>
    <w:rsid w:val="003F6204"/>
    <w:rsid w:val="003F6A95"/>
    <w:rsid w:val="003F729D"/>
    <w:rsid w:val="003F7AF2"/>
    <w:rsid w:val="00402180"/>
    <w:rsid w:val="0040277F"/>
    <w:rsid w:val="00402DE2"/>
    <w:rsid w:val="00405BC9"/>
    <w:rsid w:val="0040669D"/>
    <w:rsid w:val="00406D41"/>
    <w:rsid w:val="00411946"/>
    <w:rsid w:val="00412008"/>
    <w:rsid w:val="00412C9F"/>
    <w:rsid w:val="004136B3"/>
    <w:rsid w:val="00416E51"/>
    <w:rsid w:val="00416E9D"/>
    <w:rsid w:val="00417D9E"/>
    <w:rsid w:val="00420343"/>
    <w:rsid w:val="00420E7C"/>
    <w:rsid w:val="00422D72"/>
    <w:rsid w:val="00423AFF"/>
    <w:rsid w:val="00423D41"/>
    <w:rsid w:val="00424E70"/>
    <w:rsid w:val="00425094"/>
    <w:rsid w:val="004257A8"/>
    <w:rsid w:val="004326E8"/>
    <w:rsid w:val="00433995"/>
    <w:rsid w:val="00433A36"/>
    <w:rsid w:val="004351BF"/>
    <w:rsid w:val="00435EE5"/>
    <w:rsid w:val="00436E21"/>
    <w:rsid w:val="00440CCF"/>
    <w:rsid w:val="00440E7B"/>
    <w:rsid w:val="00441A34"/>
    <w:rsid w:val="00441C78"/>
    <w:rsid w:val="00442635"/>
    <w:rsid w:val="00445B3A"/>
    <w:rsid w:val="00445EAF"/>
    <w:rsid w:val="0045243F"/>
    <w:rsid w:val="00452C2F"/>
    <w:rsid w:val="00452DA2"/>
    <w:rsid w:val="004547B2"/>
    <w:rsid w:val="00454DFB"/>
    <w:rsid w:val="00455F78"/>
    <w:rsid w:val="004566B4"/>
    <w:rsid w:val="004610EC"/>
    <w:rsid w:val="004621C5"/>
    <w:rsid w:val="00463CD3"/>
    <w:rsid w:val="00463CE9"/>
    <w:rsid w:val="004642D4"/>
    <w:rsid w:val="00464AB0"/>
    <w:rsid w:val="00465F03"/>
    <w:rsid w:val="00466D3A"/>
    <w:rsid w:val="00466FA3"/>
    <w:rsid w:val="004708D7"/>
    <w:rsid w:val="00470D69"/>
    <w:rsid w:val="0047169F"/>
    <w:rsid w:val="00474AD5"/>
    <w:rsid w:val="00474F35"/>
    <w:rsid w:val="00477D84"/>
    <w:rsid w:val="00480186"/>
    <w:rsid w:val="004810FD"/>
    <w:rsid w:val="00483035"/>
    <w:rsid w:val="0048551E"/>
    <w:rsid w:val="0048643C"/>
    <w:rsid w:val="00492DCF"/>
    <w:rsid w:val="0049429A"/>
    <w:rsid w:val="004976CA"/>
    <w:rsid w:val="004977D3"/>
    <w:rsid w:val="004A1CF9"/>
    <w:rsid w:val="004A38E5"/>
    <w:rsid w:val="004A4A23"/>
    <w:rsid w:val="004A563B"/>
    <w:rsid w:val="004A6784"/>
    <w:rsid w:val="004A798E"/>
    <w:rsid w:val="004B0005"/>
    <w:rsid w:val="004B054F"/>
    <w:rsid w:val="004B0875"/>
    <w:rsid w:val="004B1038"/>
    <w:rsid w:val="004B3E0D"/>
    <w:rsid w:val="004B5D72"/>
    <w:rsid w:val="004B643D"/>
    <w:rsid w:val="004B7B3A"/>
    <w:rsid w:val="004C05B3"/>
    <w:rsid w:val="004C4C2C"/>
    <w:rsid w:val="004C5051"/>
    <w:rsid w:val="004C6E22"/>
    <w:rsid w:val="004C7EF5"/>
    <w:rsid w:val="004D3469"/>
    <w:rsid w:val="004D3CED"/>
    <w:rsid w:val="004D4043"/>
    <w:rsid w:val="004D462F"/>
    <w:rsid w:val="004D5F44"/>
    <w:rsid w:val="004D736C"/>
    <w:rsid w:val="004D78E3"/>
    <w:rsid w:val="004D7FD6"/>
    <w:rsid w:val="004E03FE"/>
    <w:rsid w:val="004E10A1"/>
    <w:rsid w:val="004E29F1"/>
    <w:rsid w:val="004E3C8B"/>
    <w:rsid w:val="004E3CF3"/>
    <w:rsid w:val="004E4493"/>
    <w:rsid w:val="004E4601"/>
    <w:rsid w:val="004E4634"/>
    <w:rsid w:val="004E4AB9"/>
    <w:rsid w:val="004E5BA6"/>
    <w:rsid w:val="004E69E7"/>
    <w:rsid w:val="004E6C99"/>
    <w:rsid w:val="004F1D39"/>
    <w:rsid w:val="004F38A4"/>
    <w:rsid w:val="004F49EA"/>
    <w:rsid w:val="004F6BDB"/>
    <w:rsid w:val="004F7011"/>
    <w:rsid w:val="004F7C1E"/>
    <w:rsid w:val="00501501"/>
    <w:rsid w:val="0050184B"/>
    <w:rsid w:val="00503782"/>
    <w:rsid w:val="005042FE"/>
    <w:rsid w:val="0050430D"/>
    <w:rsid w:val="00506D0C"/>
    <w:rsid w:val="00507251"/>
    <w:rsid w:val="005124BA"/>
    <w:rsid w:val="00514321"/>
    <w:rsid w:val="00514623"/>
    <w:rsid w:val="00515076"/>
    <w:rsid w:val="0051796F"/>
    <w:rsid w:val="005208BF"/>
    <w:rsid w:val="00522AB7"/>
    <w:rsid w:val="0052344E"/>
    <w:rsid w:val="00525214"/>
    <w:rsid w:val="00526FB9"/>
    <w:rsid w:val="00531D14"/>
    <w:rsid w:val="0053378C"/>
    <w:rsid w:val="00534724"/>
    <w:rsid w:val="00536217"/>
    <w:rsid w:val="00540773"/>
    <w:rsid w:val="005427A4"/>
    <w:rsid w:val="00543369"/>
    <w:rsid w:val="005440A5"/>
    <w:rsid w:val="00544667"/>
    <w:rsid w:val="00544C2A"/>
    <w:rsid w:val="00545B6D"/>
    <w:rsid w:val="00552CD4"/>
    <w:rsid w:val="005550C5"/>
    <w:rsid w:val="00556CEE"/>
    <w:rsid w:val="00557605"/>
    <w:rsid w:val="00560E3E"/>
    <w:rsid w:val="00561FD3"/>
    <w:rsid w:val="00566096"/>
    <w:rsid w:val="00566E40"/>
    <w:rsid w:val="00570856"/>
    <w:rsid w:val="00571E24"/>
    <w:rsid w:val="00572DDE"/>
    <w:rsid w:val="00573019"/>
    <w:rsid w:val="005738FF"/>
    <w:rsid w:val="00574D3D"/>
    <w:rsid w:val="00575D56"/>
    <w:rsid w:val="00576828"/>
    <w:rsid w:val="00577CB9"/>
    <w:rsid w:val="005847FC"/>
    <w:rsid w:val="00585787"/>
    <w:rsid w:val="0058653E"/>
    <w:rsid w:val="00586FAD"/>
    <w:rsid w:val="00592CED"/>
    <w:rsid w:val="00593A49"/>
    <w:rsid w:val="00596D64"/>
    <w:rsid w:val="00597C98"/>
    <w:rsid w:val="005A0121"/>
    <w:rsid w:val="005A19C2"/>
    <w:rsid w:val="005A2D04"/>
    <w:rsid w:val="005A3CB5"/>
    <w:rsid w:val="005A6D95"/>
    <w:rsid w:val="005B098B"/>
    <w:rsid w:val="005B5AAE"/>
    <w:rsid w:val="005B5B69"/>
    <w:rsid w:val="005B5CFE"/>
    <w:rsid w:val="005C00FB"/>
    <w:rsid w:val="005C436B"/>
    <w:rsid w:val="005C4814"/>
    <w:rsid w:val="005C4C40"/>
    <w:rsid w:val="005D0FD3"/>
    <w:rsid w:val="005D1D51"/>
    <w:rsid w:val="005D1FF4"/>
    <w:rsid w:val="005D287F"/>
    <w:rsid w:val="005D3C97"/>
    <w:rsid w:val="005D5008"/>
    <w:rsid w:val="005D60E2"/>
    <w:rsid w:val="005E3349"/>
    <w:rsid w:val="005E3DF2"/>
    <w:rsid w:val="005E5075"/>
    <w:rsid w:val="005E51F4"/>
    <w:rsid w:val="005E5A7D"/>
    <w:rsid w:val="005E5D75"/>
    <w:rsid w:val="005E6ED7"/>
    <w:rsid w:val="005F0EBB"/>
    <w:rsid w:val="005F0EE9"/>
    <w:rsid w:val="005F1196"/>
    <w:rsid w:val="005F20EE"/>
    <w:rsid w:val="005F2603"/>
    <w:rsid w:val="006023AB"/>
    <w:rsid w:val="00604B42"/>
    <w:rsid w:val="00605B3F"/>
    <w:rsid w:val="00611D50"/>
    <w:rsid w:val="00611F0D"/>
    <w:rsid w:val="0061338C"/>
    <w:rsid w:val="00614634"/>
    <w:rsid w:val="00616AF4"/>
    <w:rsid w:val="00622408"/>
    <w:rsid w:val="00623E60"/>
    <w:rsid w:val="00624029"/>
    <w:rsid w:val="0062509D"/>
    <w:rsid w:val="00625432"/>
    <w:rsid w:val="00625453"/>
    <w:rsid w:val="00627F86"/>
    <w:rsid w:val="0063001E"/>
    <w:rsid w:val="00630541"/>
    <w:rsid w:val="006317CD"/>
    <w:rsid w:val="006346E2"/>
    <w:rsid w:val="00634914"/>
    <w:rsid w:val="00636FAC"/>
    <w:rsid w:val="006371DD"/>
    <w:rsid w:val="006407E5"/>
    <w:rsid w:val="0064433D"/>
    <w:rsid w:val="006449E3"/>
    <w:rsid w:val="00646A5B"/>
    <w:rsid w:val="00646BCF"/>
    <w:rsid w:val="00646F43"/>
    <w:rsid w:val="006472D5"/>
    <w:rsid w:val="006472FC"/>
    <w:rsid w:val="00650C6E"/>
    <w:rsid w:val="00652113"/>
    <w:rsid w:val="0065217F"/>
    <w:rsid w:val="00652F89"/>
    <w:rsid w:val="00654DD9"/>
    <w:rsid w:val="0066143F"/>
    <w:rsid w:val="00662489"/>
    <w:rsid w:val="00663CDF"/>
    <w:rsid w:val="00665014"/>
    <w:rsid w:val="00665BF9"/>
    <w:rsid w:val="00667476"/>
    <w:rsid w:val="00667D3D"/>
    <w:rsid w:val="00670053"/>
    <w:rsid w:val="00673727"/>
    <w:rsid w:val="00675B92"/>
    <w:rsid w:val="00680166"/>
    <w:rsid w:val="00680692"/>
    <w:rsid w:val="0068404A"/>
    <w:rsid w:val="006846D7"/>
    <w:rsid w:val="0068488B"/>
    <w:rsid w:val="00685607"/>
    <w:rsid w:val="00686D2E"/>
    <w:rsid w:val="00686EC5"/>
    <w:rsid w:val="006872D9"/>
    <w:rsid w:val="00687552"/>
    <w:rsid w:val="00687B45"/>
    <w:rsid w:val="00690CD0"/>
    <w:rsid w:val="006923EB"/>
    <w:rsid w:val="006924B2"/>
    <w:rsid w:val="00692E98"/>
    <w:rsid w:val="006941DA"/>
    <w:rsid w:val="0069505F"/>
    <w:rsid w:val="006A0CE5"/>
    <w:rsid w:val="006A3617"/>
    <w:rsid w:val="006A3CB0"/>
    <w:rsid w:val="006A3FCF"/>
    <w:rsid w:val="006A7D64"/>
    <w:rsid w:val="006B0FB7"/>
    <w:rsid w:val="006B275C"/>
    <w:rsid w:val="006B326C"/>
    <w:rsid w:val="006B667A"/>
    <w:rsid w:val="006B726F"/>
    <w:rsid w:val="006C2F13"/>
    <w:rsid w:val="006C35BC"/>
    <w:rsid w:val="006C3FFF"/>
    <w:rsid w:val="006C40A3"/>
    <w:rsid w:val="006C53CB"/>
    <w:rsid w:val="006C725D"/>
    <w:rsid w:val="006C728C"/>
    <w:rsid w:val="006C7D57"/>
    <w:rsid w:val="006D0FAF"/>
    <w:rsid w:val="006D190C"/>
    <w:rsid w:val="006D3434"/>
    <w:rsid w:val="006D3742"/>
    <w:rsid w:val="006D3E3D"/>
    <w:rsid w:val="006D4A03"/>
    <w:rsid w:val="006D5AFF"/>
    <w:rsid w:val="006D7211"/>
    <w:rsid w:val="006D797B"/>
    <w:rsid w:val="006E032B"/>
    <w:rsid w:val="006E112D"/>
    <w:rsid w:val="006E1657"/>
    <w:rsid w:val="006E198C"/>
    <w:rsid w:val="006E2693"/>
    <w:rsid w:val="006E7B7A"/>
    <w:rsid w:val="006F06D2"/>
    <w:rsid w:val="006F0FE5"/>
    <w:rsid w:val="006F1B5E"/>
    <w:rsid w:val="006F2BE9"/>
    <w:rsid w:val="006F2D3D"/>
    <w:rsid w:val="006F3088"/>
    <w:rsid w:val="006F48C2"/>
    <w:rsid w:val="006F522E"/>
    <w:rsid w:val="006F658A"/>
    <w:rsid w:val="006F7670"/>
    <w:rsid w:val="006F7DBC"/>
    <w:rsid w:val="00701E30"/>
    <w:rsid w:val="00701F56"/>
    <w:rsid w:val="007020B5"/>
    <w:rsid w:val="00704831"/>
    <w:rsid w:val="0070553A"/>
    <w:rsid w:val="00706C2C"/>
    <w:rsid w:val="00707A1A"/>
    <w:rsid w:val="00710114"/>
    <w:rsid w:val="007108A0"/>
    <w:rsid w:val="0071262F"/>
    <w:rsid w:val="0071704B"/>
    <w:rsid w:val="0072039E"/>
    <w:rsid w:val="00720B4B"/>
    <w:rsid w:val="007212C5"/>
    <w:rsid w:val="00721ED6"/>
    <w:rsid w:val="00721F5A"/>
    <w:rsid w:val="00724040"/>
    <w:rsid w:val="00725221"/>
    <w:rsid w:val="0072729E"/>
    <w:rsid w:val="007303B2"/>
    <w:rsid w:val="00732A58"/>
    <w:rsid w:val="007347D3"/>
    <w:rsid w:val="007350D0"/>
    <w:rsid w:val="00736221"/>
    <w:rsid w:val="00737531"/>
    <w:rsid w:val="00742570"/>
    <w:rsid w:val="00743D07"/>
    <w:rsid w:val="007455C2"/>
    <w:rsid w:val="007467BD"/>
    <w:rsid w:val="007473F7"/>
    <w:rsid w:val="007531AA"/>
    <w:rsid w:val="007538DF"/>
    <w:rsid w:val="0075405D"/>
    <w:rsid w:val="00755A2D"/>
    <w:rsid w:val="00757299"/>
    <w:rsid w:val="007573BB"/>
    <w:rsid w:val="00761F44"/>
    <w:rsid w:val="0076700C"/>
    <w:rsid w:val="00771D7C"/>
    <w:rsid w:val="0077675A"/>
    <w:rsid w:val="00780B7D"/>
    <w:rsid w:val="007822C6"/>
    <w:rsid w:val="0078473B"/>
    <w:rsid w:val="00784A0B"/>
    <w:rsid w:val="00785538"/>
    <w:rsid w:val="007863DE"/>
    <w:rsid w:val="007934AE"/>
    <w:rsid w:val="0079451D"/>
    <w:rsid w:val="007955B2"/>
    <w:rsid w:val="00795E59"/>
    <w:rsid w:val="007963C2"/>
    <w:rsid w:val="00796BF4"/>
    <w:rsid w:val="007A08F9"/>
    <w:rsid w:val="007A2ED5"/>
    <w:rsid w:val="007A57F7"/>
    <w:rsid w:val="007A7C1D"/>
    <w:rsid w:val="007A7D8E"/>
    <w:rsid w:val="007B0305"/>
    <w:rsid w:val="007B0A91"/>
    <w:rsid w:val="007B2CF1"/>
    <w:rsid w:val="007B51D7"/>
    <w:rsid w:val="007B79DF"/>
    <w:rsid w:val="007C221E"/>
    <w:rsid w:val="007C302D"/>
    <w:rsid w:val="007C328B"/>
    <w:rsid w:val="007C569C"/>
    <w:rsid w:val="007D047B"/>
    <w:rsid w:val="007D09F2"/>
    <w:rsid w:val="007D3D79"/>
    <w:rsid w:val="007D6417"/>
    <w:rsid w:val="007D6D43"/>
    <w:rsid w:val="007D70A6"/>
    <w:rsid w:val="007D73BF"/>
    <w:rsid w:val="007D7450"/>
    <w:rsid w:val="007D786B"/>
    <w:rsid w:val="007E2CB5"/>
    <w:rsid w:val="007E602C"/>
    <w:rsid w:val="007E67AD"/>
    <w:rsid w:val="007E7432"/>
    <w:rsid w:val="007F1F72"/>
    <w:rsid w:val="007F2580"/>
    <w:rsid w:val="007F2E54"/>
    <w:rsid w:val="007F3204"/>
    <w:rsid w:val="007F457D"/>
    <w:rsid w:val="007F6293"/>
    <w:rsid w:val="007F6630"/>
    <w:rsid w:val="007F75F9"/>
    <w:rsid w:val="0080105F"/>
    <w:rsid w:val="00804756"/>
    <w:rsid w:val="008049AF"/>
    <w:rsid w:val="00805892"/>
    <w:rsid w:val="0081102C"/>
    <w:rsid w:val="00811DC4"/>
    <w:rsid w:val="00813F66"/>
    <w:rsid w:val="00814400"/>
    <w:rsid w:val="0081443F"/>
    <w:rsid w:val="0081465F"/>
    <w:rsid w:val="0082028D"/>
    <w:rsid w:val="00820A3A"/>
    <w:rsid w:val="00820B57"/>
    <w:rsid w:val="008214A6"/>
    <w:rsid w:val="0082175B"/>
    <w:rsid w:val="0082204C"/>
    <w:rsid w:val="00823467"/>
    <w:rsid w:val="00823BA1"/>
    <w:rsid w:val="00824DFF"/>
    <w:rsid w:val="008259FB"/>
    <w:rsid w:val="008262DF"/>
    <w:rsid w:val="00830F1C"/>
    <w:rsid w:val="00831274"/>
    <w:rsid w:val="00831AA7"/>
    <w:rsid w:val="00832487"/>
    <w:rsid w:val="00833DEA"/>
    <w:rsid w:val="008342AA"/>
    <w:rsid w:val="00837019"/>
    <w:rsid w:val="00841661"/>
    <w:rsid w:val="0084263A"/>
    <w:rsid w:val="008429E0"/>
    <w:rsid w:val="00845399"/>
    <w:rsid w:val="0084752C"/>
    <w:rsid w:val="0085220B"/>
    <w:rsid w:val="00852D24"/>
    <w:rsid w:val="008533AC"/>
    <w:rsid w:val="008534C3"/>
    <w:rsid w:val="008556E2"/>
    <w:rsid w:val="00855EA2"/>
    <w:rsid w:val="008576DD"/>
    <w:rsid w:val="008626E7"/>
    <w:rsid w:val="0086412E"/>
    <w:rsid w:val="00870FB9"/>
    <w:rsid w:val="0087112B"/>
    <w:rsid w:val="00871B63"/>
    <w:rsid w:val="00871D63"/>
    <w:rsid w:val="00873872"/>
    <w:rsid w:val="0087517C"/>
    <w:rsid w:val="008802EE"/>
    <w:rsid w:val="00880CEE"/>
    <w:rsid w:val="0088209D"/>
    <w:rsid w:val="00882206"/>
    <w:rsid w:val="00883886"/>
    <w:rsid w:val="00883B15"/>
    <w:rsid w:val="00884508"/>
    <w:rsid w:val="00884718"/>
    <w:rsid w:val="00884FC4"/>
    <w:rsid w:val="00885BC6"/>
    <w:rsid w:val="00885FE9"/>
    <w:rsid w:val="008866A2"/>
    <w:rsid w:val="00892237"/>
    <w:rsid w:val="00892E4D"/>
    <w:rsid w:val="0089488A"/>
    <w:rsid w:val="00895721"/>
    <w:rsid w:val="00895B4E"/>
    <w:rsid w:val="00895D27"/>
    <w:rsid w:val="00896338"/>
    <w:rsid w:val="008965A1"/>
    <w:rsid w:val="008A0E2C"/>
    <w:rsid w:val="008A697E"/>
    <w:rsid w:val="008A7457"/>
    <w:rsid w:val="008B0DA1"/>
    <w:rsid w:val="008B2351"/>
    <w:rsid w:val="008B242C"/>
    <w:rsid w:val="008B2EA3"/>
    <w:rsid w:val="008B3A20"/>
    <w:rsid w:val="008B485D"/>
    <w:rsid w:val="008B5776"/>
    <w:rsid w:val="008B71A3"/>
    <w:rsid w:val="008B7656"/>
    <w:rsid w:val="008B7B99"/>
    <w:rsid w:val="008C2A73"/>
    <w:rsid w:val="008C399D"/>
    <w:rsid w:val="008C40B8"/>
    <w:rsid w:val="008C47FC"/>
    <w:rsid w:val="008C6938"/>
    <w:rsid w:val="008D1F7C"/>
    <w:rsid w:val="008D75BB"/>
    <w:rsid w:val="008E2DC9"/>
    <w:rsid w:val="008E45C3"/>
    <w:rsid w:val="008E58D6"/>
    <w:rsid w:val="008E625C"/>
    <w:rsid w:val="008F05E4"/>
    <w:rsid w:val="008F1A56"/>
    <w:rsid w:val="008F1ED4"/>
    <w:rsid w:val="008F3FB4"/>
    <w:rsid w:val="008F6BA8"/>
    <w:rsid w:val="008F739B"/>
    <w:rsid w:val="008F778D"/>
    <w:rsid w:val="008F7BD6"/>
    <w:rsid w:val="00900E9D"/>
    <w:rsid w:val="009048EB"/>
    <w:rsid w:val="00904BF7"/>
    <w:rsid w:val="00905F7F"/>
    <w:rsid w:val="009127BC"/>
    <w:rsid w:val="00912E3D"/>
    <w:rsid w:val="009132CF"/>
    <w:rsid w:val="00913A85"/>
    <w:rsid w:val="0091457A"/>
    <w:rsid w:val="009160AD"/>
    <w:rsid w:val="009178E0"/>
    <w:rsid w:val="0092080A"/>
    <w:rsid w:val="00921378"/>
    <w:rsid w:val="00921A46"/>
    <w:rsid w:val="00922012"/>
    <w:rsid w:val="00922ED7"/>
    <w:rsid w:val="009235AF"/>
    <w:rsid w:val="009239C8"/>
    <w:rsid w:val="009256BF"/>
    <w:rsid w:val="00926740"/>
    <w:rsid w:val="00926D97"/>
    <w:rsid w:val="009321AF"/>
    <w:rsid w:val="0093343A"/>
    <w:rsid w:val="00934AE8"/>
    <w:rsid w:val="00935A2A"/>
    <w:rsid w:val="00936EB6"/>
    <w:rsid w:val="00940384"/>
    <w:rsid w:val="009415C2"/>
    <w:rsid w:val="00945319"/>
    <w:rsid w:val="00945BC6"/>
    <w:rsid w:val="00950069"/>
    <w:rsid w:val="00950EC6"/>
    <w:rsid w:val="00951E56"/>
    <w:rsid w:val="0095220C"/>
    <w:rsid w:val="00952AE1"/>
    <w:rsid w:val="009539A8"/>
    <w:rsid w:val="00954DFB"/>
    <w:rsid w:val="00955152"/>
    <w:rsid w:val="009556BE"/>
    <w:rsid w:val="00955D3B"/>
    <w:rsid w:val="009567AD"/>
    <w:rsid w:val="00960904"/>
    <w:rsid w:val="00962F35"/>
    <w:rsid w:val="0096478B"/>
    <w:rsid w:val="00965760"/>
    <w:rsid w:val="00966112"/>
    <w:rsid w:val="00966785"/>
    <w:rsid w:val="00966DFE"/>
    <w:rsid w:val="00966F47"/>
    <w:rsid w:val="009674A5"/>
    <w:rsid w:val="009713D3"/>
    <w:rsid w:val="009740F6"/>
    <w:rsid w:val="009749CC"/>
    <w:rsid w:val="009749FD"/>
    <w:rsid w:val="00974ED8"/>
    <w:rsid w:val="009755A1"/>
    <w:rsid w:val="00975FBB"/>
    <w:rsid w:val="009769DD"/>
    <w:rsid w:val="00980248"/>
    <w:rsid w:val="009804B6"/>
    <w:rsid w:val="0098209E"/>
    <w:rsid w:val="009820CD"/>
    <w:rsid w:val="00982190"/>
    <w:rsid w:val="00982334"/>
    <w:rsid w:val="00983F54"/>
    <w:rsid w:val="00987D05"/>
    <w:rsid w:val="00990453"/>
    <w:rsid w:val="0099405D"/>
    <w:rsid w:val="00994276"/>
    <w:rsid w:val="0099684F"/>
    <w:rsid w:val="00997F2F"/>
    <w:rsid w:val="009A0BA6"/>
    <w:rsid w:val="009A1F8C"/>
    <w:rsid w:val="009B016A"/>
    <w:rsid w:val="009B191A"/>
    <w:rsid w:val="009B1949"/>
    <w:rsid w:val="009B3891"/>
    <w:rsid w:val="009B75BE"/>
    <w:rsid w:val="009B774B"/>
    <w:rsid w:val="009B776C"/>
    <w:rsid w:val="009B7A36"/>
    <w:rsid w:val="009C13BC"/>
    <w:rsid w:val="009C3653"/>
    <w:rsid w:val="009D0FC6"/>
    <w:rsid w:val="009D1A5D"/>
    <w:rsid w:val="009D4F10"/>
    <w:rsid w:val="009E056A"/>
    <w:rsid w:val="009E056D"/>
    <w:rsid w:val="009E0DC4"/>
    <w:rsid w:val="009E13A1"/>
    <w:rsid w:val="009E2A61"/>
    <w:rsid w:val="009E2ADD"/>
    <w:rsid w:val="009E5119"/>
    <w:rsid w:val="009E539B"/>
    <w:rsid w:val="009E5614"/>
    <w:rsid w:val="009E7B89"/>
    <w:rsid w:val="009F48AD"/>
    <w:rsid w:val="009F54DE"/>
    <w:rsid w:val="009F59B4"/>
    <w:rsid w:val="009F6B13"/>
    <w:rsid w:val="00A0009C"/>
    <w:rsid w:val="00A01C21"/>
    <w:rsid w:val="00A02D58"/>
    <w:rsid w:val="00A02D7E"/>
    <w:rsid w:val="00A03086"/>
    <w:rsid w:val="00A03116"/>
    <w:rsid w:val="00A04444"/>
    <w:rsid w:val="00A0498F"/>
    <w:rsid w:val="00A06686"/>
    <w:rsid w:val="00A10A99"/>
    <w:rsid w:val="00A10FF6"/>
    <w:rsid w:val="00A12274"/>
    <w:rsid w:val="00A12D89"/>
    <w:rsid w:val="00A131B0"/>
    <w:rsid w:val="00A13B46"/>
    <w:rsid w:val="00A14391"/>
    <w:rsid w:val="00A1441F"/>
    <w:rsid w:val="00A155E9"/>
    <w:rsid w:val="00A205CB"/>
    <w:rsid w:val="00A23302"/>
    <w:rsid w:val="00A23412"/>
    <w:rsid w:val="00A24666"/>
    <w:rsid w:val="00A26682"/>
    <w:rsid w:val="00A30334"/>
    <w:rsid w:val="00A33F33"/>
    <w:rsid w:val="00A34A1F"/>
    <w:rsid w:val="00A41627"/>
    <w:rsid w:val="00A448DE"/>
    <w:rsid w:val="00A44DD4"/>
    <w:rsid w:val="00A50CC4"/>
    <w:rsid w:val="00A51918"/>
    <w:rsid w:val="00A549C5"/>
    <w:rsid w:val="00A60690"/>
    <w:rsid w:val="00A623BE"/>
    <w:rsid w:val="00A638AC"/>
    <w:rsid w:val="00A65CBA"/>
    <w:rsid w:val="00A700AC"/>
    <w:rsid w:val="00A70457"/>
    <w:rsid w:val="00A7108B"/>
    <w:rsid w:val="00A710EE"/>
    <w:rsid w:val="00A7117F"/>
    <w:rsid w:val="00A71BA1"/>
    <w:rsid w:val="00A73F38"/>
    <w:rsid w:val="00A752B7"/>
    <w:rsid w:val="00A75D99"/>
    <w:rsid w:val="00A80333"/>
    <w:rsid w:val="00A80B8D"/>
    <w:rsid w:val="00A83995"/>
    <w:rsid w:val="00A83B9E"/>
    <w:rsid w:val="00A843FA"/>
    <w:rsid w:val="00A8569F"/>
    <w:rsid w:val="00A92072"/>
    <w:rsid w:val="00A92203"/>
    <w:rsid w:val="00A93CC7"/>
    <w:rsid w:val="00A9797A"/>
    <w:rsid w:val="00AA2A09"/>
    <w:rsid w:val="00AA7CA8"/>
    <w:rsid w:val="00AB0945"/>
    <w:rsid w:val="00AB1BD7"/>
    <w:rsid w:val="00AB32E3"/>
    <w:rsid w:val="00AB5B77"/>
    <w:rsid w:val="00AB658B"/>
    <w:rsid w:val="00AC1376"/>
    <w:rsid w:val="00AC16C0"/>
    <w:rsid w:val="00AC1774"/>
    <w:rsid w:val="00AC306A"/>
    <w:rsid w:val="00AC3E9C"/>
    <w:rsid w:val="00AC410D"/>
    <w:rsid w:val="00AC5DEC"/>
    <w:rsid w:val="00AC7947"/>
    <w:rsid w:val="00AD02C0"/>
    <w:rsid w:val="00AD1A22"/>
    <w:rsid w:val="00AD1EFE"/>
    <w:rsid w:val="00AD34F2"/>
    <w:rsid w:val="00AD67F7"/>
    <w:rsid w:val="00AD7CD2"/>
    <w:rsid w:val="00AE215E"/>
    <w:rsid w:val="00AE618F"/>
    <w:rsid w:val="00AF52AD"/>
    <w:rsid w:val="00AF5CAD"/>
    <w:rsid w:val="00AF5E08"/>
    <w:rsid w:val="00B02320"/>
    <w:rsid w:val="00B03EBE"/>
    <w:rsid w:val="00B044A7"/>
    <w:rsid w:val="00B073C2"/>
    <w:rsid w:val="00B11FF9"/>
    <w:rsid w:val="00B13AC6"/>
    <w:rsid w:val="00B13BDA"/>
    <w:rsid w:val="00B145AA"/>
    <w:rsid w:val="00B17BC9"/>
    <w:rsid w:val="00B17BEE"/>
    <w:rsid w:val="00B21432"/>
    <w:rsid w:val="00B22685"/>
    <w:rsid w:val="00B24AA2"/>
    <w:rsid w:val="00B25515"/>
    <w:rsid w:val="00B25AA5"/>
    <w:rsid w:val="00B27921"/>
    <w:rsid w:val="00B301A4"/>
    <w:rsid w:val="00B30BF1"/>
    <w:rsid w:val="00B31435"/>
    <w:rsid w:val="00B315D8"/>
    <w:rsid w:val="00B349A3"/>
    <w:rsid w:val="00B40FA8"/>
    <w:rsid w:val="00B41A50"/>
    <w:rsid w:val="00B43542"/>
    <w:rsid w:val="00B4532A"/>
    <w:rsid w:val="00B4605C"/>
    <w:rsid w:val="00B50DD1"/>
    <w:rsid w:val="00B51256"/>
    <w:rsid w:val="00B52212"/>
    <w:rsid w:val="00B52A0F"/>
    <w:rsid w:val="00B55780"/>
    <w:rsid w:val="00B5591F"/>
    <w:rsid w:val="00B56E43"/>
    <w:rsid w:val="00B57816"/>
    <w:rsid w:val="00B57B08"/>
    <w:rsid w:val="00B615E0"/>
    <w:rsid w:val="00B616B6"/>
    <w:rsid w:val="00B61F20"/>
    <w:rsid w:val="00B63C09"/>
    <w:rsid w:val="00B63CC7"/>
    <w:rsid w:val="00B666A5"/>
    <w:rsid w:val="00B67FED"/>
    <w:rsid w:val="00B73C7A"/>
    <w:rsid w:val="00B742C5"/>
    <w:rsid w:val="00B756A5"/>
    <w:rsid w:val="00B757CE"/>
    <w:rsid w:val="00B7628A"/>
    <w:rsid w:val="00B7709C"/>
    <w:rsid w:val="00B800C4"/>
    <w:rsid w:val="00B81A7E"/>
    <w:rsid w:val="00B81E2B"/>
    <w:rsid w:val="00B822A9"/>
    <w:rsid w:val="00B851C6"/>
    <w:rsid w:val="00B86378"/>
    <w:rsid w:val="00B91450"/>
    <w:rsid w:val="00B9235B"/>
    <w:rsid w:val="00B92C22"/>
    <w:rsid w:val="00B96BE1"/>
    <w:rsid w:val="00BA01E5"/>
    <w:rsid w:val="00BA0D8C"/>
    <w:rsid w:val="00BA18FF"/>
    <w:rsid w:val="00BA1C11"/>
    <w:rsid w:val="00BA334B"/>
    <w:rsid w:val="00BA412B"/>
    <w:rsid w:val="00BA49AF"/>
    <w:rsid w:val="00BA7C60"/>
    <w:rsid w:val="00BB007E"/>
    <w:rsid w:val="00BB0CAB"/>
    <w:rsid w:val="00BB1F92"/>
    <w:rsid w:val="00BB2AD6"/>
    <w:rsid w:val="00BB632D"/>
    <w:rsid w:val="00BB6D48"/>
    <w:rsid w:val="00BB77B6"/>
    <w:rsid w:val="00BB7C9A"/>
    <w:rsid w:val="00BC4893"/>
    <w:rsid w:val="00BC6DB6"/>
    <w:rsid w:val="00BD0EB4"/>
    <w:rsid w:val="00BD106F"/>
    <w:rsid w:val="00BD1E4C"/>
    <w:rsid w:val="00BD2E62"/>
    <w:rsid w:val="00BD4086"/>
    <w:rsid w:val="00BD455E"/>
    <w:rsid w:val="00BD7F69"/>
    <w:rsid w:val="00BE1F83"/>
    <w:rsid w:val="00BE2578"/>
    <w:rsid w:val="00BE2A4E"/>
    <w:rsid w:val="00BE2C39"/>
    <w:rsid w:val="00BE3EBE"/>
    <w:rsid w:val="00BE403E"/>
    <w:rsid w:val="00BE5F19"/>
    <w:rsid w:val="00BF2748"/>
    <w:rsid w:val="00BF462B"/>
    <w:rsid w:val="00BF49C4"/>
    <w:rsid w:val="00BF7237"/>
    <w:rsid w:val="00BF74FA"/>
    <w:rsid w:val="00BF7E83"/>
    <w:rsid w:val="00BF7FD9"/>
    <w:rsid w:val="00C0094A"/>
    <w:rsid w:val="00C00A58"/>
    <w:rsid w:val="00C010F7"/>
    <w:rsid w:val="00C02C4C"/>
    <w:rsid w:val="00C043CA"/>
    <w:rsid w:val="00C053FC"/>
    <w:rsid w:val="00C1001B"/>
    <w:rsid w:val="00C102F3"/>
    <w:rsid w:val="00C12190"/>
    <w:rsid w:val="00C1358C"/>
    <w:rsid w:val="00C137CE"/>
    <w:rsid w:val="00C151A4"/>
    <w:rsid w:val="00C16190"/>
    <w:rsid w:val="00C1743F"/>
    <w:rsid w:val="00C21A12"/>
    <w:rsid w:val="00C22223"/>
    <w:rsid w:val="00C245F9"/>
    <w:rsid w:val="00C24B14"/>
    <w:rsid w:val="00C24CCA"/>
    <w:rsid w:val="00C25EC7"/>
    <w:rsid w:val="00C27B7A"/>
    <w:rsid w:val="00C30485"/>
    <w:rsid w:val="00C30938"/>
    <w:rsid w:val="00C30B70"/>
    <w:rsid w:val="00C33921"/>
    <w:rsid w:val="00C34F9B"/>
    <w:rsid w:val="00C3625F"/>
    <w:rsid w:val="00C36E97"/>
    <w:rsid w:val="00C40A4A"/>
    <w:rsid w:val="00C40DD5"/>
    <w:rsid w:val="00C45BC1"/>
    <w:rsid w:val="00C46251"/>
    <w:rsid w:val="00C519C7"/>
    <w:rsid w:val="00C5222B"/>
    <w:rsid w:val="00C5251C"/>
    <w:rsid w:val="00C52F74"/>
    <w:rsid w:val="00C53315"/>
    <w:rsid w:val="00C544E8"/>
    <w:rsid w:val="00C54AC0"/>
    <w:rsid w:val="00C54AEA"/>
    <w:rsid w:val="00C56437"/>
    <w:rsid w:val="00C568E5"/>
    <w:rsid w:val="00C6063B"/>
    <w:rsid w:val="00C61141"/>
    <w:rsid w:val="00C63297"/>
    <w:rsid w:val="00C63E9C"/>
    <w:rsid w:val="00C64C0D"/>
    <w:rsid w:val="00C65033"/>
    <w:rsid w:val="00C665E0"/>
    <w:rsid w:val="00C67004"/>
    <w:rsid w:val="00C713B2"/>
    <w:rsid w:val="00C713D1"/>
    <w:rsid w:val="00C72B4E"/>
    <w:rsid w:val="00C73F3C"/>
    <w:rsid w:val="00C7633E"/>
    <w:rsid w:val="00C778C5"/>
    <w:rsid w:val="00C80B4A"/>
    <w:rsid w:val="00C82FB3"/>
    <w:rsid w:val="00C835FD"/>
    <w:rsid w:val="00C86E07"/>
    <w:rsid w:val="00C8771C"/>
    <w:rsid w:val="00C901AD"/>
    <w:rsid w:val="00C911C4"/>
    <w:rsid w:val="00C934B7"/>
    <w:rsid w:val="00C9356E"/>
    <w:rsid w:val="00C93702"/>
    <w:rsid w:val="00C9373E"/>
    <w:rsid w:val="00CA11CE"/>
    <w:rsid w:val="00CA14A1"/>
    <w:rsid w:val="00CA14F2"/>
    <w:rsid w:val="00CA243E"/>
    <w:rsid w:val="00CA24D9"/>
    <w:rsid w:val="00CA58AD"/>
    <w:rsid w:val="00CA6C21"/>
    <w:rsid w:val="00CA797B"/>
    <w:rsid w:val="00CB1ADA"/>
    <w:rsid w:val="00CB1F31"/>
    <w:rsid w:val="00CB349E"/>
    <w:rsid w:val="00CB463E"/>
    <w:rsid w:val="00CB7D4F"/>
    <w:rsid w:val="00CC0220"/>
    <w:rsid w:val="00CC3544"/>
    <w:rsid w:val="00CC3711"/>
    <w:rsid w:val="00CC39AE"/>
    <w:rsid w:val="00CC6A16"/>
    <w:rsid w:val="00CC72D9"/>
    <w:rsid w:val="00CD25D3"/>
    <w:rsid w:val="00CD2E6A"/>
    <w:rsid w:val="00CD2F46"/>
    <w:rsid w:val="00CD49B7"/>
    <w:rsid w:val="00CD57FC"/>
    <w:rsid w:val="00CD6F50"/>
    <w:rsid w:val="00CD767F"/>
    <w:rsid w:val="00CD76A0"/>
    <w:rsid w:val="00CD77A1"/>
    <w:rsid w:val="00CE084E"/>
    <w:rsid w:val="00CE27FD"/>
    <w:rsid w:val="00CE399C"/>
    <w:rsid w:val="00CE39E9"/>
    <w:rsid w:val="00CE4181"/>
    <w:rsid w:val="00CE4CDB"/>
    <w:rsid w:val="00CE590D"/>
    <w:rsid w:val="00CE5D29"/>
    <w:rsid w:val="00CE6783"/>
    <w:rsid w:val="00CE7C0A"/>
    <w:rsid w:val="00CF05D8"/>
    <w:rsid w:val="00CF0A1E"/>
    <w:rsid w:val="00CF2281"/>
    <w:rsid w:val="00CF24C9"/>
    <w:rsid w:val="00CF3197"/>
    <w:rsid w:val="00CF668F"/>
    <w:rsid w:val="00CF6703"/>
    <w:rsid w:val="00D01434"/>
    <w:rsid w:val="00D023E7"/>
    <w:rsid w:val="00D02716"/>
    <w:rsid w:val="00D03752"/>
    <w:rsid w:val="00D062F5"/>
    <w:rsid w:val="00D07E50"/>
    <w:rsid w:val="00D10162"/>
    <w:rsid w:val="00D112EE"/>
    <w:rsid w:val="00D11F32"/>
    <w:rsid w:val="00D13F94"/>
    <w:rsid w:val="00D20CA1"/>
    <w:rsid w:val="00D237FB"/>
    <w:rsid w:val="00D23D99"/>
    <w:rsid w:val="00D24CF7"/>
    <w:rsid w:val="00D24D33"/>
    <w:rsid w:val="00D267E6"/>
    <w:rsid w:val="00D26948"/>
    <w:rsid w:val="00D2744D"/>
    <w:rsid w:val="00D3261E"/>
    <w:rsid w:val="00D33698"/>
    <w:rsid w:val="00D3490E"/>
    <w:rsid w:val="00D35740"/>
    <w:rsid w:val="00D36D78"/>
    <w:rsid w:val="00D373F4"/>
    <w:rsid w:val="00D41ED9"/>
    <w:rsid w:val="00D42D6D"/>
    <w:rsid w:val="00D431AE"/>
    <w:rsid w:val="00D441AA"/>
    <w:rsid w:val="00D44C0E"/>
    <w:rsid w:val="00D4732E"/>
    <w:rsid w:val="00D506D7"/>
    <w:rsid w:val="00D50E17"/>
    <w:rsid w:val="00D5250D"/>
    <w:rsid w:val="00D5489D"/>
    <w:rsid w:val="00D57672"/>
    <w:rsid w:val="00D60878"/>
    <w:rsid w:val="00D63164"/>
    <w:rsid w:val="00D63A3A"/>
    <w:rsid w:val="00D64A21"/>
    <w:rsid w:val="00D64D31"/>
    <w:rsid w:val="00D64E96"/>
    <w:rsid w:val="00D66E27"/>
    <w:rsid w:val="00D670E7"/>
    <w:rsid w:val="00D70910"/>
    <w:rsid w:val="00D73127"/>
    <w:rsid w:val="00D74956"/>
    <w:rsid w:val="00D7676C"/>
    <w:rsid w:val="00D809FC"/>
    <w:rsid w:val="00D812CD"/>
    <w:rsid w:val="00D82FB1"/>
    <w:rsid w:val="00D84188"/>
    <w:rsid w:val="00D8552A"/>
    <w:rsid w:val="00D85F7F"/>
    <w:rsid w:val="00D862D6"/>
    <w:rsid w:val="00D87944"/>
    <w:rsid w:val="00D87BB1"/>
    <w:rsid w:val="00D905FC"/>
    <w:rsid w:val="00D94B71"/>
    <w:rsid w:val="00D97E66"/>
    <w:rsid w:val="00DA4973"/>
    <w:rsid w:val="00DA627C"/>
    <w:rsid w:val="00DB27CF"/>
    <w:rsid w:val="00DB2E12"/>
    <w:rsid w:val="00DB3786"/>
    <w:rsid w:val="00DB7258"/>
    <w:rsid w:val="00DC049C"/>
    <w:rsid w:val="00DC09DB"/>
    <w:rsid w:val="00DC1A27"/>
    <w:rsid w:val="00DC1ED9"/>
    <w:rsid w:val="00DC363A"/>
    <w:rsid w:val="00DC5822"/>
    <w:rsid w:val="00DC6177"/>
    <w:rsid w:val="00DC6DE0"/>
    <w:rsid w:val="00DD0A60"/>
    <w:rsid w:val="00DD14AB"/>
    <w:rsid w:val="00DD5C56"/>
    <w:rsid w:val="00DD5D77"/>
    <w:rsid w:val="00DE087E"/>
    <w:rsid w:val="00DE2CD1"/>
    <w:rsid w:val="00DE3DC7"/>
    <w:rsid w:val="00DF4019"/>
    <w:rsid w:val="00DF4094"/>
    <w:rsid w:val="00DF4A57"/>
    <w:rsid w:val="00DF4CFD"/>
    <w:rsid w:val="00DF528C"/>
    <w:rsid w:val="00DF5D16"/>
    <w:rsid w:val="00DF6E38"/>
    <w:rsid w:val="00DF7900"/>
    <w:rsid w:val="00E00CD1"/>
    <w:rsid w:val="00E012A2"/>
    <w:rsid w:val="00E01554"/>
    <w:rsid w:val="00E016CD"/>
    <w:rsid w:val="00E05A22"/>
    <w:rsid w:val="00E07553"/>
    <w:rsid w:val="00E075D0"/>
    <w:rsid w:val="00E07EBD"/>
    <w:rsid w:val="00E1025B"/>
    <w:rsid w:val="00E12806"/>
    <w:rsid w:val="00E1433B"/>
    <w:rsid w:val="00E17629"/>
    <w:rsid w:val="00E17F13"/>
    <w:rsid w:val="00E20AD1"/>
    <w:rsid w:val="00E20B32"/>
    <w:rsid w:val="00E21D75"/>
    <w:rsid w:val="00E2508D"/>
    <w:rsid w:val="00E2677F"/>
    <w:rsid w:val="00E30FFC"/>
    <w:rsid w:val="00E3211D"/>
    <w:rsid w:val="00E338E9"/>
    <w:rsid w:val="00E36C23"/>
    <w:rsid w:val="00E37A17"/>
    <w:rsid w:val="00E40793"/>
    <w:rsid w:val="00E415EE"/>
    <w:rsid w:val="00E424B3"/>
    <w:rsid w:val="00E4492B"/>
    <w:rsid w:val="00E45CB0"/>
    <w:rsid w:val="00E45DA5"/>
    <w:rsid w:val="00E46E8B"/>
    <w:rsid w:val="00E47051"/>
    <w:rsid w:val="00E501D2"/>
    <w:rsid w:val="00E502BA"/>
    <w:rsid w:val="00E52009"/>
    <w:rsid w:val="00E52C0E"/>
    <w:rsid w:val="00E543B7"/>
    <w:rsid w:val="00E5634E"/>
    <w:rsid w:val="00E573E6"/>
    <w:rsid w:val="00E6072D"/>
    <w:rsid w:val="00E60CD2"/>
    <w:rsid w:val="00E6102A"/>
    <w:rsid w:val="00E6138F"/>
    <w:rsid w:val="00E6142D"/>
    <w:rsid w:val="00E6437C"/>
    <w:rsid w:val="00E6593B"/>
    <w:rsid w:val="00E6651E"/>
    <w:rsid w:val="00E6725A"/>
    <w:rsid w:val="00E71CDF"/>
    <w:rsid w:val="00E72DEE"/>
    <w:rsid w:val="00E73E3D"/>
    <w:rsid w:val="00E75C0C"/>
    <w:rsid w:val="00E769F1"/>
    <w:rsid w:val="00E778DC"/>
    <w:rsid w:val="00E8018F"/>
    <w:rsid w:val="00E8139B"/>
    <w:rsid w:val="00E82249"/>
    <w:rsid w:val="00E834F9"/>
    <w:rsid w:val="00E86E29"/>
    <w:rsid w:val="00E90E04"/>
    <w:rsid w:val="00E92226"/>
    <w:rsid w:val="00E92415"/>
    <w:rsid w:val="00E97653"/>
    <w:rsid w:val="00E97A98"/>
    <w:rsid w:val="00EA0E74"/>
    <w:rsid w:val="00EA19D9"/>
    <w:rsid w:val="00EA1AA2"/>
    <w:rsid w:val="00EA215C"/>
    <w:rsid w:val="00EA2F3C"/>
    <w:rsid w:val="00EA2FB1"/>
    <w:rsid w:val="00EA5293"/>
    <w:rsid w:val="00EA6935"/>
    <w:rsid w:val="00EA7C9E"/>
    <w:rsid w:val="00EB0221"/>
    <w:rsid w:val="00EB106B"/>
    <w:rsid w:val="00EB15DC"/>
    <w:rsid w:val="00EB2030"/>
    <w:rsid w:val="00EB3321"/>
    <w:rsid w:val="00EB4EBA"/>
    <w:rsid w:val="00EB511D"/>
    <w:rsid w:val="00EB55C9"/>
    <w:rsid w:val="00EB615C"/>
    <w:rsid w:val="00EB7550"/>
    <w:rsid w:val="00EC00C6"/>
    <w:rsid w:val="00EC214D"/>
    <w:rsid w:val="00EC215E"/>
    <w:rsid w:val="00EC2BE0"/>
    <w:rsid w:val="00EC7A07"/>
    <w:rsid w:val="00ED062E"/>
    <w:rsid w:val="00ED180E"/>
    <w:rsid w:val="00ED214E"/>
    <w:rsid w:val="00ED2321"/>
    <w:rsid w:val="00ED638C"/>
    <w:rsid w:val="00EE07CE"/>
    <w:rsid w:val="00EE0999"/>
    <w:rsid w:val="00EE1EC8"/>
    <w:rsid w:val="00EE4032"/>
    <w:rsid w:val="00EE4F9C"/>
    <w:rsid w:val="00EF3055"/>
    <w:rsid w:val="00EF33AC"/>
    <w:rsid w:val="00EF4AB2"/>
    <w:rsid w:val="00EF5BF6"/>
    <w:rsid w:val="00F006BE"/>
    <w:rsid w:val="00F03CA3"/>
    <w:rsid w:val="00F05647"/>
    <w:rsid w:val="00F06532"/>
    <w:rsid w:val="00F06718"/>
    <w:rsid w:val="00F07EF4"/>
    <w:rsid w:val="00F10BDF"/>
    <w:rsid w:val="00F12B7A"/>
    <w:rsid w:val="00F13773"/>
    <w:rsid w:val="00F13906"/>
    <w:rsid w:val="00F13F39"/>
    <w:rsid w:val="00F15558"/>
    <w:rsid w:val="00F15C55"/>
    <w:rsid w:val="00F176CF"/>
    <w:rsid w:val="00F2071D"/>
    <w:rsid w:val="00F20DB0"/>
    <w:rsid w:val="00F214A5"/>
    <w:rsid w:val="00F21CCA"/>
    <w:rsid w:val="00F23848"/>
    <w:rsid w:val="00F23958"/>
    <w:rsid w:val="00F26B56"/>
    <w:rsid w:val="00F2739B"/>
    <w:rsid w:val="00F30DE4"/>
    <w:rsid w:val="00F359CF"/>
    <w:rsid w:val="00F36DFA"/>
    <w:rsid w:val="00F37D2C"/>
    <w:rsid w:val="00F406B4"/>
    <w:rsid w:val="00F40946"/>
    <w:rsid w:val="00F415AA"/>
    <w:rsid w:val="00F44331"/>
    <w:rsid w:val="00F45FBB"/>
    <w:rsid w:val="00F503F0"/>
    <w:rsid w:val="00F531ED"/>
    <w:rsid w:val="00F53AAA"/>
    <w:rsid w:val="00F55910"/>
    <w:rsid w:val="00F60598"/>
    <w:rsid w:val="00F612D8"/>
    <w:rsid w:val="00F613F3"/>
    <w:rsid w:val="00F623C5"/>
    <w:rsid w:val="00F64C0F"/>
    <w:rsid w:val="00F65632"/>
    <w:rsid w:val="00F65DB0"/>
    <w:rsid w:val="00F66365"/>
    <w:rsid w:val="00F6643A"/>
    <w:rsid w:val="00F72C90"/>
    <w:rsid w:val="00F72DC3"/>
    <w:rsid w:val="00F759F6"/>
    <w:rsid w:val="00F75D7C"/>
    <w:rsid w:val="00F830BC"/>
    <w:rsid w:val="00F902BE"/>
    <w:rsid w:val="00F94E58"/>
    <w:rsid w:val="00F9614B"/>
    <w:rsid w:val="00F966EA"/>
    <w:rsid w:val="00F967B1"/>
    <w:rsid w:val="00FA0C06"/>
    <w:rsid w:val="00FA0DBF"/>
    <w:rsid w:val="00FA5C37"/>
    <w:rsid w:val="00FB2684"/>
    <w:rsid w:val="00FC0224"/>
    <w:rsid w:val="00FC23EF"/>
    <w:rsid w:val="00FD196D"/>
    <w:rsid w:val="00FD35E3"/>
    <w:rsid w:val="00FD4C81"/>
    <w:rsid w:val="00FD5104"/>
    <w:rsid w:val="00FD6DCE"/>
    <w:rsid w:val="00FD78A9"/>
    <w:rsid w:val="00FE2B0E"/>
    <w:rsid w:val="00FE5FEE"/>
    <w:rsid w:val="00FE66B6"/>
    <w:rsid w:val="00FF03C7"/>
    <w:rsid w:val="00FF0D37"/>
    <w:rsid w:val="00FF2D8B"/>
    <w:rsid w:val="00FF312E"/>
    <w:rsid w:val="00FF3906"/>
    <w:rsid w:val="00FF4C47"/>
    <w:rsid w:val="00FF5249"/>
    <w:rsid w:val="00FF6175"/>
    <w:rsid w:val="00FF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94250B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7628A"/>
    <w:pPr>
      <w:widowControl w:val="0"/>
      <w:tabs>
        <w:tab w:val="left" w:pos="709"/>
      </w:tabs>
      <w:suppressAutoHyphens/>
      <w:spacing w:after="200" w:line="276" w:lineRule="auto"/>
    </w:pPr>
    <w:rPr>
      <w:rFonts w:ascii="Liberation Serif" w:eastAsia="WenQuanYi Micro Hei" w:hAnsi="Liberation Serif" w:cs="Lohit Hindi"/>
      <w:color w:val="00000A"/>
      <w:sz w:val="24"/>
      <w:szCs w:val="24"/>
      <w:lang w:val="en-US" w:eastAsia="zh-CN" w:bidi="hi-IN"/>
    </w:rPr>
  </w:style>
  <w:style w:type="paragraph" w:styleId="Heading1">
    <w:name w:val="heading 1"/>
    <w:basedOn w:val="Normal"/>
    <w:link w:val="Heading1Char"/>
    <w:uiPriority w:val="9"/>
    <w:qFormat/>
    <w:rsid w:val="00B7628A"/>
    <w:pPr>
      <w:widowControl/>
      <w:tabs>
        <w:tab w:val="clear" w:pos="709"/>
      </w:tabs>
      <w:suppressAutoHyphens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762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Textbody">
    <w:name w:val="Text body"/>
    <w:basedOn w:val="Normal"/>
    <w:rsid w:val="00B7628A"/>
    <w:pPr>
      <w:spacing w:after="120"/>
    </w:pPr>
  </w:style>
  <w:style w:type="paragraph" w:styleId="Caption">
    <w:name w:val="caption"/>
    <w:basedOn w:val="Normal"/>
    <w:rsid w:val="00B7628A"/>
    <w:pPr>
      <w:suppressLineNumbers/>
      <w:spacing w:before="120" w:after="120"/>
    </w:pPr>
    <w:rPr>
      <w:i/>
      <w:iCs/>
    </w:rPr>
  </w:style>
  <w:style w:type="table" w:styleId="TableGrid">
    <w:name w:val="Table Grid"/>
    <w:basedOn w:val="TableNormal"/>
    <w:uiPriority w:val="59"/>
    <w:rsid w:val="00B7628A"/>
    <w:rPr>
      <w:rFonts w:eastAsia="MS Minch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sid w:val="00B7628A"/>
    <w:rPr>
      <w:b/>
      <w:bCs/>
    </w:rPr>
  </w:style>
  <w:style w:type="character" w:styleId="Emphasis">
    <w:name w:val="Emphasis"/>
    <w:uiPriority w:val="20"/>
    <w:qFormat/>
    <w:rsid w:val="00B7628A"/>
    <w:rPr>
      <w:i/>
      <w:iCs/>
    </w:rPr>
  </w:style>
  <w:style w:type="character" w:customStyle="1" w:styleId="a">
    <w:name w:val="a"/>
    <w:basedOn w:val="DefaultParagraphFont"/>
    <w:rsid w:val="00B7628A"/>
  </w:style>
  <w:style w:type="paragraph" w:styleId="NormalWeb">
    <w:name w:val="Normal (Web)"/>
    <w:basedOn w:val="Normal"/>
    <w:uiPriority w:val="99"/>
    <w:unhideWhenUsed/>
    <w:rsid w:val="00B7628A"/>
    <w:pPr>
      <w:widowControl/>
      <w:tabs>
        <w:tab w:val="clear" w:pos="709"/>
      </w:tabs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628A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link w:val="BalloonText"/>
    <w:uiPriority w:val="99"/>
    <w:semiHidden/>
    <w:rsid w:val="00B7628A"/>
    <w:rPr>
      <w:rFonts w:ascii="Tahoma" w:eastAsia="WenQuanYi Micro Hei" w:hAnsi="Tahoma" w:cs="Mangal"/>
      <w:color w:val="00000A"/>
      <w:sz w:val="16"/>
      <w:szCs w:val="14"/>
      <w:lang w:eastAsia="zh-CN" w:bidi="hi-IN"/>
    </w:rPr>
  </w:style>
  <w:style w:type="character" w:styleId="CommentReference">
    <w:name w:val="annotation reference"/>
    <w:uiPriority w:val="99"/>
    <w:semiHidden/>
    <w:unhideWhenUsed/>
    <w:rsid w:val="004D7FD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7FD6"/>
    <w:pPr>
      <w:spacing w:line="240" w:lineRule="auto"/>
    </w:pPr>
  </w:style>
  <w:style w:type="character" w:customStyle="1" w:styleId="CommentTextChar">
    <w:name w:val="Comment Text Char"/>
    <w:link w:val="CommentText"/>
    <w:uiPriority w:val="99"/>
    <w:semiHidden/>
    <w:rsid w:val="004D7FD6"/>
    <w:rPr>
      <w:rFonts w:ascii="Liberation Serif" w:eastAsia="WenQuanYi Micro Hei" w:hAnsi="Liberation Serif" w:cs="Lohit Hindi"/>
      <w:color w:val="00000A"/>
      <w:sz w:val="24"/>
      <w:szCs w:val="24"/>
      <w:lang w:eastAsia="zh-C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7FD6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4D7FD6"/>
    <w:rPr>
      <w:rFonts w:ascii="Liberation Serif" w:eastAsia="WenQuanYi Micro Hei" w:hAnsi="Liberation Serif" w:cs="Lohit Hindi"/>
      <w:b/>
      <w:bCs/>
      <w:color w:val="00000A"/>
      <w:sz w:val="20"/>
      <w:szCs w:val="20"/>
      <w:lang w:eastAsia="zh-CN" w:bidi="hi-IN"/>
    </w:rPr>
  </w:style>
  <w:style w:type="paragraph" w:styleId="Revision">
    <w:name w:val="Revision"/>
    <w:hidden/>
    <w:uiPriority w:val="99"/>
    <w:semiHidden/>
    <w:rsid w:val="00F613F3"/>
    <w:rPr>
      <w:rFonts w:ascii="Liberation Serif" w:eastAsia="WenQuanYi Micro Hei" w:hAnsi="Liberation Serif" w:cs="Mangal"/>
      <w:color w:val="00000A"/>
      <w:sz w:val="24"/>
      <w:szCs w:val="21"/>
      <w:lang w:val="en-US"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E012A2"/>
    <w:pPr>
      <w:tabs>
        <w:tab w:val="clear" w:pos="709"/>
        <w:tab w:val="center" w:pos="4680"/>
        <w:tab w:val="right" w:pos="9360"/>
      </w:tabs>
      <w:spacing w:after="0" w:line="240" w:lineRule="auto"/>
    </w:pPr>
    <w:rPr>
      <w:rFonts w:cs="Mangal"/>
      <w:szCs w:val="21"/>
    </w:rPr>
  </w:style>
  <w:style w:type="character" w:customStyle="1" w:styleId="HeaderChar">
    <w:name w:val="Header Char"/>
    <w:link w:val="Header"/>
    <w:uiPriority w:val="99"/>
    <w:rsid w:val="00E012A2"/>
    <w:rPr>
      <w:rFonts w:ascii="Liberation Serif" w:eastAsia="WenQuanYi Micro Hei" w:hAnsi="Liberation Serif" w:cs="Mangal"/>
      <w:color w:val="00000A"/>
      <w:sz w:val="24"/>
      <w:szCs w:val="21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E012A2"/>
    <w:pPr>
      <w:tabs>
        <w:tab w:val="clear" w:pos="709"/>
        <w:tab w:val="center" w:pos="4680"/>
        <w:tab w:val="right" w:pos="9360"/>
      </w:tabs>
      <w:spacing w:after="0" w:line="240" w:lineRule="auto"/>
    </w:pPr>
    <w:rPr>
      <w:rFonts w:cs="Mangal"/>
      <w:szCs w:val="21"/>
    </w:rPr>
  </w:style>
  <w:style w:type="character" w:customStyle="1" w:styleId="FooterChar">
    <w:name w:val="Footer Char"/>
    <w:link w:val="Footer"/>
    <w:uiPriority w:val="99"/>
    <w:rsid w:val="00E012A2"/>
    <w:rPr>
      <w:rFonts w:ascii="Liberation Serif" w:eastAsia="WenQuanYi Micro Hei" w:hAnsi="Liberation Serif" w:cs="Mangal"/>
      <w:color w:val="00000A"/>
      <w:sz w:val="24"/>
      <w:szCs w:val="21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18E1"/>
    <w:pPr>
      <w:spacing w:after="0" w:line="240" w:lineRule="auto"/>
    </w:pPr>
    <w:rPr>
      <w:rFonts w:ascii="Consolas" w:hAnsi="Consolas" w:cs="Mangal"/>
      <w:sz w:val="20"/>
      <w:szCs w:val="18"/>
    </w:rPr>
  </w:style>
  <w:style w:type="character" w:customStyle="1" w:styleId="HTMLPreformattedChar">
    <w:name w:val="HTML Preformatted Char"/>
    <w:link w:val="HTMLPreformatted"/>
    <w:uiPriority w:val="99"/>
    <w:semiHidden/>
    <w:rsid w:val="001818E1"/>
    <w:rPr>
      <w:rFonts w:ascii="Consolas" w:eastAsia="WenQuanYi Micro Hei" w:hAnsi="Consolas" w:cs="Mangal"/>
      <w:color w:val="00000A"/>
      <w:sz w:val="20"/>
      <w:szCs w:val="18"/>
      <w:lang w:eastAsia="zh-CN" w:bidi="hi-IN"/>
    </w:rPr>
  </w:style>
  <w:style w:type="character" w:styleId="PlaceholderText">
    <w:name w:val="Placeholder Text"/>
    <w:uiPriority w:val="99"/>
    <w:semiHidden/>
    <w:rsid w:val="002A0F7B"/>
    <w:rPr>
      <w:color w:val="808080"/>
    </w:rPr>
  </w:style>
  <w:style w:type="table" w:styleId="LightShading">
    <w:name w:val="Light Shading"/>
    <w:basedOn w:val="TableNormal"/>
    <w:uiPriority w:val="60"/>
    <w:rsid w:val="00623E60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ListParagraph">
    <w:name w:val="List Paragraph"/>
    <w:basedOn w:val="Normal"/>
    <w:uiPriority w:val="34"/>
    <w:qFormat/>
    <w:rsid w:val="00623E60"/>
    <w:pPr>
      <w:ind w:left="720"/>
      <w:contextualSpacing/>
    </w:pPr>
    <w:rPr>
      <w:rFonts w:cs="Mangal"/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892E4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7628A"/>
    <w:pPr>
      <w:widowControl w:val="0"/>
      <w:tabs>
        <w:tab w:val="left" w:pos="709"/>
      </w:tabs>
      <w:suppressAutoHyphens/>
      <w:spacing w:after="200" w:line="276" w:lineRule="auto"/>
    </w:pPr>
    <w:rPr>
      <w:rFonts w:ascii="Liberation Serif" w:eastAsia="WenQuanYi Micro Hei" w:hAnsi="Liberation Serif" w:cs="Lohit Hindi"/>
      <w:color w:val="00000A"/>
      <w:sz w:val="24"/>
      <w:szCs w:val="24"/>
      <w:lang w:val="en-US" w:eastAsia="zh-CN" w:bidi="hi-IN"/>
    </w:rPr>
  </w:style>
  <w:style w:type="paragraph" w:styleId="Heading1">
    <w:name w:val="heading 1"/>
    <w:basedOn w:val="Normal"/>
    <w:link w:val="Heading1Char"/>
    <w:uiPriority w:val="9"/>
    <w:qFormat/>
    <w:rsid w:val="00B7628A"/>
    <w:pPr>
      <w:widowControl/>
      <w:tabs>
        <w:tab w:val="clear" w:pos="709"/>
      </w:tabs>
      <w:suppressAutoHyphens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762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Textbody">
    <w:name w:val="Text body"/>
    <w:basedOn w:val="Normal"/>
    <w:rsid w:val="00B7628A"/>
    <w:pPr>
      <w:spacing w:after="120"/>
    </w:pPr>
  </w:style>
  <w:style w:type="paragraph" w:styleId="Caption">
    <w:name w:val="caption"/>
    <w:basedOn w:val="Normal"/>
    <w:rsid w:val="00B7628A"/>
    <w:pPr>
      <w:suppressLineNumbers/>
      <w:spacing w:before="120" w:after="120"/>
    </w:pPr>
    <w:rPr>
      <w:i/>
      <w:iCs/>
    </w:rPr>
  </w:style>
  <w:style w:type="table" w:styleId="TableGrid">
    <w:name w:val="Table Grid"/>
    <w:basedOn w:val="TableNormal"/>
    <w:uiPriority w:val="59"/>
    <w:rsid w:val="00B7628A"/>
    <w:rPr>
      <w:rFonts w:eastAsia="MS Minch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sid w:val="00B7628A"/>
    <w:rPr>
      <w:b/>
      <w:bCs/>
    </w:rPr>
  </w:style>
  <w:style w:type="character" w:styleId="Emphasis">
    <w:name w:val="Emphasis"/>
    <w:uiPriority w:val="20"/>
    <w:qFormat/>
    <w:rsid w:val="00B7628A"/>
    <w:rPr>
      <w:i/>
      <w:iCs/>
    </w:rPr>
  </w:style>
  <w:style w:type="character" w:customStyle="1" w:styleId="a">
    <w:name w:val="a"/>
    <w:basedOn w:val="DefaultParagraphFont"/>
    <w:rsid w:val="00B7628A"/>
  </w:style>
  <w:style w:type="paragraph" w:styleId="NormalWeb">
    <w:name w:val="Normal (Web)"/>
    <w:basedOn w:val="Normal"/>
    <w:uiPriority w:val="99"/>
    <w:unhideWhenUsed/>
    <w:rsid w:val="00B7628A"/>
    <w:pPr>
      <w:widowControl/>
      <w:tabs>
        <w:tab w:val="clear" w:pos="709"/>
      </w:tabs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628A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link w:val="BalloonText"/>
    <w:uiPriority w:val="99"/>
    <w:semiHidden/>
    <w:rsid w:val="00B7628A"/>
    <w:rPr>
      <w:rFonts w:ascii="Tahoma" w:eastAsia="WenQuanYi Micro Hei" w:hAnsi="Tahoma" w:cs="Mangal"/>
      <w:color w:val="00000A"/>
      <w:sz w:val="16"/>
      <w:szCs w:val="14"/>
      <w:lang w:eastAsia="zh-CN" w:bidi="hi-IN"/>
    </w:rPr>
  </w:style>
  <w:style w:type="character" w:styleId="CommentReference">
    <w:name w:val="annotation reference"/>
    <w:uiPriority w:val="99"/>
    <w:semiHidden/>
    <w:unhideWhenUsed/>
    <w:rsid w:val="004D7FD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7FD6"/>
    <w:pPr>
      <w:spacing w:line="240" w:lineRule="auto"/>
    </w:pPr>
  </w:style>
  <w:style w:type="character" w:customStyle="1" w:styleId="CommentTextChar">
    <w:name w:val="Comment Text Char"/>
    <w:link w:val="CommentText"/>
    <w:uiPriority w:val="99"/>
    <w:semiHidden/>
    <w:rsid w:val="004D7FD6"/>
    <w:rPr>
      <w:rFonts w:ascii="Liberation Serif" w:eastAsia="WenQuanYi Micro Hei" w:hAnsi="Liberation Serif" w:cs="Lohit Hindi"/>
      <w:color w:val="00000A"/>
      <w:sz w:val="24"/>
      <w:szCs w:val="24"/>
      <w:lang w:eastAsia="zh-C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7FD6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4D7FD6"/>
    <w:rPr>
      <w:rFonts w:ascii="Liberation Serif" w:eastAsia="WenQuanYi Micro Hei" w:hAnsi="Liberation Serif" w:cs="Lohit Hindi"/>
      <w:b/>
      <w:bCs/>
      <w:color w:val="00000A"/>
      <w:sz w:val="20"/>
      <w:szCs w:val="20"/>
      <w:lang w:eastAsia="zh-CN" w:bidi="hi-IN"/>
    </w:rPr>
  </w:style>
  <w:style w:type="paragraph" w:styleId="Revision">
    <w:name w:val="Revision"/>
    <w:hidden/>
    <w:uiPriority w:val="99"/>
    <w:semiHidden/>
    <w:rsid w:val="00F613F3"/>
    <w:rPr>
      <w:rFonts w:ascii="Liberation Serif" w:eastAsia="WenQuanYi Micro Hei" w:hAnsi="Liberation Serif" w:cs="Mangal"/>
      <w:color w:val="00000A"/>
      <w:sz w:val="24"/>
      <w:szCs w:val="21"/>
      <w:lang w:val="en-US"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E012A2"/>
    <w:pPr>
      <w:tabs>
        <w:tab w:val="clear" w:pos="709"/>
        <w:tab w:val="center" w:pos="4680"/>
        <w:tab w:val="right" w:pos="9360"/>
      </w:tabs>
      <w:spacing w:after="0" w:line="240" w:lineRule="auto"/>
    </w:pPr>
    <w:rPr>
      <w:rFonts w:cs="Mangal"/>
      <w:szCs w:val="21"/>
    </w:rPr>
  </w:style>
  <w:style w:type="character" w:customStyle="1" w:styleId="HeaderChar">
    <w:name w:val="Header Char"/>
    <w:link w:val="Header"/>
    <w:uiPriority w:val="99"/>
    <w:rsid w:val="00E012A2"/>
    <w:rPr>
      <w:rFonts w:ascii="Liberation Serif" w:eastAsia="WenQuanYi Micro Hei" w:hAnsi="Liberation Serif" w:cs="Mangal"/>
      <w:color w:val="00000A"/>
      <w:sz w:val="24"/>
      <w:szCs w:val="21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E012A2"/>
    <w:pPr>
      <w:tabs>
        <w:tab w:val="clear" w:pos="709"/>
        <w:tab w:val="center" w:pos="4680"/>
        <w:tab w:val="right" w:pos="9360"/>
      </w:tabs>
      <w:spacing w:after="0" w:line="240" w:lineRule="auto"/>
    </w:pPr>
    <w:rPr>
      <w:rFonts w:cs="Mangal"/>
      <w:szCs w:val="21"/>
    </w:rPr>
  </w:style>
  <w:style w:type="character" w:customStyle="1" w:styleId="FooterChar">
    <w:name w:val="Footer Char"/>
    <w:link w:val="Footer"/>
    <w:uiPriority w:val="99"/>
    <w:rsid w:val="00E012A2"/>
    <w:rPr>
      <w:rFonts w:ascii="Liberation Serif" w:eastAsia="WenQuanYi Micro Hei" w:hAnsi="Liberation Serif" w:cs="Mangal"/>
      <w:color w:val="00000A"/>
      <w:sz w:val="24"/>
      <w:szCs w:val="21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18E1"/>
    <w:pPr>
      <w:spacing w:after="0" w:line="240" w:lineRule="auto"/>
    </w:pPr>
    <w:rPr>
      <w:rFonts w:ascii="Consolas" w:hAnsi="Consolas" w:cs="Mangal"/>
      <w:sz w:val="20"/>
      <w:szCs w:val="18"/>
    </w:rPr>
  </w:style>
  <w:style w:type="character" w:customStyle="1" w:styleId="HTMLPreformattedChar">
    <w:name w:val="HTML Preformatted Char"/>
    <w:link w:val="HTMLPreformatted"/>
    <w:uiPriority w:val="99"/>
    <w:semiHidden/>
    <w:rsid w:val="001818E1"/>
    <w:rPr>
      <w:rFonts w:ascii="Consolas" w:eastAsia="WenQuanYi Micro Hei" w:hAnsi="Consolas" w:cs="Mangal"/>
      <w:color w:val="00000A"/>
      <w:sz w:val="20"/>
      <w:szCs w:val="18"/>
      <w:lang w:eastAsia="zh-CN" w:bidi="hi-IN"/>
    </w:rPr>
  </w:style>
  <w:style w:type="character" w:styleId="PlaceholderText">
    <w:name w:val="Placeholder Text"/>
    <w:uiPriority w:val="99"/>
    <w:semiHidden/>
    <w:rsid w:val="002A0F7B"/>
    <w:rPr>
      <w:color w:val="808080"/>
    </w:rPr>
  </w:style>
  <w:style w:type="table" w:styleId="LightShading">
    <w:name w:val="Light Shading"/>
    <w:basedOn w:val="TableNormal"/>
    <w:uiPriority w:val="60"/>
    <w:rsid w:val="00623E60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ListParagraph">
    <w:name w:val="List Paragraph"/>
    <w:basedOn w:val="Normal"/>
    <w:uiPriority w:val="34"/>
    <w:qFormat/>
    <w:rsid w:val="00623E60"/>
    <w:pPr>
      <w:ind w:left="720"/>
      <w:contextualSpacing/>
    </w:pPr>
    <w:rPr>
      <w:rFonts w:cs="Mangal"/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892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7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1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0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4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7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1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4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0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2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5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0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BD81D075-197F-4BD4-BE05-0909B337D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20</Pages>
  <Words>4328</Words>
  <Characters>24676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Jesse</dc:creator>
  <cp:lastModifiedBy>Jesse</cp:lastModifiedBy>
  <cp:revision>211</cp:revision>
  <dcterms:created xsi:type="dcterms:W3CDTF">2015-03-23T20:51:00Z</dcterms:created>
  <dcterms:modified xsi:type="dcterms:W3CDTF">2015-03-24T22:53:00Z</dcterms:modified>
</cp:coreProperties>
</file>